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8417D4" w14:textId="77777777" w:rsidR="00F62C8B" w:rsidRPr="00270DD5" w:rsidRDefault="000F3A41" w:rsidP="004C531E">
      <w:pPr>
        <w:pStyle w:val="RSCM01ReceivedAccepted"/>
      </w:pPr>
      <w:r w:rsidRPr="00270DD5">
        <mc:AlternateContent>
          <mc:Choice Requires="wps">
            <w:drawing>
              <wp:anchor distT="180340" distB="0" distL="114300" distR="114300" simplePos="0" relativeHeight="251658240" behindDoc="1" locked="1" layoutInCell="0" allowOverlap="0" wp14:anchorId="5B54B28E" wp14:editId="5B52E845">
                <wp:simplePos x="0" y="0"/>
                <wp:positionH relativeFrom="column">
                  <wp:posOffset>-58</wp:posOffset>
                </wp:positionH>
                <wp:positionV relativeFrom="margin">
                  <wp:align>bottom</wp:align>
                </wp:positionV>
                <wp:extent cx="3158837" cy="1627909"/>
                <wp:effectExtent l="0" t="0" r="3810" b="0"/>
                <wp:wrapTopAndBottom/>
                <wp:docPr id="7"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158837" cy="1627909"/>
                        </a:xfrm>
                        <a:prstGeom prst="rect">
                          <a:avLst/>
                        </a:prstGeom>
                        <a:solidFill>
                          <a:srgbClr val="FFFFFF"/>
                        </a:solidFill>
                        <a:ln w="9525">
                          <a:noFill/>
                          <a:miter lim="800000"/>
                          <a:headEnd/>
                          <a:tailEnd/>
                        </a:ln>
                      </wps:spPr>
                      <wps:txbx>
                        <w:txbxContent>
                          <w:p w14:paraId="6419C481" w14:textId="1B52AEC0" w:rsidR="00D16025" w:rsidRPr="00966EEF" w:rsidRDefault="00D16025" w:rsidP="00C405FD">
                            <w:pPr>
                              <w:pStyle w:val="RSCF01FootnoteAuthorAddress"/>
                              <w:rPr>
                                <w:highlight w:val="green"/>
                              </w:rPr>
                            </w:pPr>
                            <w:r w:rsidRPr="00966EEF">
                              <w:rPr>
                                <w:highlight w:val="green"/>
                              </w:rPr>
                              <w:t>XXX</w:t>
                            </w:r>
                          </w:p>
                          <w:p w14:paraId="5591C28F" w14:textId="73DC4396" w:rsidR="00126027" w:rsidRPr="00C405FD" w:rsidRDefault="00D16025" w:rsidP="00C405FD">
                            <w:pPr>
                              <w:pStyle w:val="RSCF01FootnoteAuthorAddress"/>
                            </w:pPr>
                            <w:r w:rsidRPr="00D16025">
                              <w:t>Department of Chemistry, Kathleen Lonsdale Institute, Maynooth University, Maynooth, Kildare, Ireland</w:t>
                            </w:r>
                          </w:p>
                          <w:p w14:paraId="53E1C83B" w14:textId="3E9F39F0" w:rsidR="000D6963" w:rsidRPr="00C405FD" w:rsidRDefault="00D16025" w:rsidP="00D16025">
                            <w:pPr>
                              <w:pStyle w:val="RSCF01FootnoteAuthorAddress"/>
                            </w:pPr>
                            <w:r w:rsidRPr="00ED6103">
                              <w:t>Bernal Institute and Research Ireland Centre for Pharmaceuticals (SSPC), Department of Chemical Sciences, University of Limerick, Limerick, Ireland</w:t>
                            </w:r>
                            <w:r>
                              <w:t>.</w:t>
                            </w:r>
                          </w:p>
                          <w:p w14:paraId="71856912" w14:textId="10D72215" w:rsidR="00C405FD" w:rsidRPr="00241ACD" w:rsidRDefault="00126027" w:rsidP="00241ACD">
                            <w:pPr>
                              <w:pStyle w:val="RSCF02FootnotestoTitleAuthors"/>
                            </w:pPr>
                            <w:r w:rsidRPr="00241ACD">
                              <w:t xml:space="preserve">† </w:t>
                            </w:r>
                            <w:r w:rsidR="008C682F" w:rsidRPr="00241ACD">
                              <w:t xml:space="preserve">Footnotes </w:t>
                            </w:r>
                            <w:r w:rsidR="00AD5483" w:rsidRPr="00241ACD">
                              <w:t>relating to the title and/or authors should appear here.</w:t>
                            </w:r>
                            <w:r w:rsidR="008C682F" w:rsidRPr="00241ACD">
                              <w:t xml:space="preserve"> </w:t>
                            </w:r>
                          </w:p>
                        </w:txbxContent>
                      </wps:txbx>
                      <wps:bodyPr rot="0" vert="horz" wrap="square" lIns="0" tIns="36000" rIns="0" bIns="36000" anchor="b"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w:pict>
              <v:shapetype w14:anchorId="5B54B28E" id="_x0000_t202" coordsize="21600,21600" o:spt="202" path="m,l,21600r21600,l21600,xe">
                <v:stroke joinstyle="miter"/>
                <v:path gradientshapeok="t" o:connecttype="rect"/>
              </v:shapetype>
              <v:shape id="Text Box 2" o:spid="_x0000_s1026" type="#_x0000_t202" style="position:absolute;margin-left:0;margin-top:0;width:248.75pt;height:128.2pt;z-index:-251658240;visibility:visible;mso-wrap-style:square;mso-width-percent:0;mso-height-percent:200;mso-wrap-distance-left:9pt;mso-wrap-distance-top:14.2pt;mso-wrap-distance-right:9pt;mso-wrap-distance-bottom:0;mso-position-horizontal:absolute;mso-position-horizontal-relative:text;mso-position-vertical:bottom;mso-position-vertical-relative:margin;mso-width-percent:0;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" o:allowincell="f" o:allowoverlap="f" stroked="f">
                <o:lock v:ext="edit" aspectratio="t"/>
                <v:textbox style="mso-fit-shape-to-text:t" inset="0,1mm,0,1mm">
                  <w:txbxContent>
                    <w:p w14:paraId="6419C481" w14:textId="1B52AEC0" w:rsidR="00D16025" w:rsidRPr="00966EEF" w:rsidRDefault="00D16025" w:rsidP="00C405FD">
                      <w:pPr>
                        <w:pStyle w:val="RSCF01FootnoteAuthorAddress"/>
                        <w:rPr>
                          <w:highlight w:val="green"/>
                        </w:rPr>
                      </w:pPr>
                      <w:r w:rsidRPr="00966EEF">
                        <w:rPr>
                          <w:highlight w:val="green"/>
                        </w:rPr>
                        <w:t>XXX</w:t>
                      </w:r>
                    </w:p>
                    <w:p w14:paraId="5591C28F" w14:textId="73DC4396" w:rsidR="00126027" w:rsidRPr="00C405FD" w:rsidRDefault="00D16025" w:rsidP="00C405FD">
                      <w:pPr>
                        <w:pStyle w:val="RSCF01FootnoteAuthorAddress"/>
                      </w:pPr>
                      <w:r w:rsidRPr="00D16025">
                        <w:t>Department of Chemistry, Kathleen Lonsdale Institute, Maynooth University, Maynooth, Kildare, Ireland</w:t>
                      </w:r>
                    </w:p>
                    <w:p w14:paraId="53E1C83B" w14:textId="3E9F39F0" w:rsidR="000D6963" w:rsidRPr="00C405FD" w:rsidRDefault="00D16025" w:rsidP="00D16025">
                      <w:pPr>
                        <w:pStyle w:val="RSCF01FootnoteAuthorAddress"/>
                      </w:pPr>
                      <w:r w:rsidRPr="00ED6103">
                        <w:t>Bernal Institute and Research Ireland Centre for Pharmaceuticals (SSPC), Department of Chemical Sciences, University of Limerick, Limerick, Ireland</w:t>
                      </w:r>
                      <w:r>
                        <w:t>.</w:t>
                      </w:r>
                    </w:p>
                    <w:p w14:paraId="71856912" w14:textId="10D72215" w:rsidR="00C405FD" w:rsidRPr="00241ACD" w:rsidRDefault="00126027" w:rsidP="00241ACD">
                      <w:pPr>
                        <w:pStyle w:val="RSCF02FootnotestoTitleAuthors"/>
                      </w:pPr>
                      <w:r w:rsidRPr="00241ACD">
                        <w:t xml:space="preserve">† </w:t>
                      </w:r>
                      <w:r w:rsidR="008C682F" w:rsidRPr="00241ACD">
                        <w:t xml:space="preserve">Footnotes </w:t>
                      </w:r>
                      <w:r w:rsidR="00AD5483" w:rsidRPr="00241ACD">
                        <w:t>relating to the title and/or authors should appear here.</w:t>
                      </w:r>
                      <w:r w:rsidR="008C682F" w:rsidRPr="00241ACD">
                        <w:t xml:space="preserve"> </w:t>
                      </w:r>
                    </w:p>
                  </w:txbxContent>
                </v:textbox>
                <w10:wrap type="topAndBottom" anchory="margin"/>
                <w10:anchorlock/>
              </v:shape>
            </w:pict>
          </mc:Fallback>
        </mc:AlternateContent>
      </w:r>
      <w:r w:rsidR="00F62C8B" w:rsidRPr="00270DD5">
        <w:t>Received 00th January 20</w:t>
      </w:r>
      <w:r w:rsidR="00F15F90" w:rsidRPr="00270DD5">
        <w:t>xx</w:t>
      </w:r>
      <w:r w:rsidR="00F62C8B" w:rsidRPr="00270DD5">
        <w:t>,</w:t>
      </w:r>
    </w:p>
    <w:p w14:paraId="5E930491" w14:textId="77777777" w:rsidR="00F62C8B" w:rsidRPr="00270DD5" w:rsidRDefault="00F62C8B" w:rsidP="004C531E">
      <w:pPr>
        <w:pStyle w:val="RSCM01ReceivedAccepted"/>
      </w:pPr>
      <w:r w:rsidRPr="00270DD5">
        <w:t>Accepted 00th January 20</w:t>
      </w:r>
      <w:r w:rsidR="00F15F90" w:rsidRPr="00270DD5">
        <w:t>xx</w:t>
      </w:r>
    </w:p>
    <w:p w14:paraId="492325BD" w14:textId="77777777" w:rsidR="00F62C8B" w:rsidRPr="00794787" w:rsidRDefault="00F62C8B" w:rsidP="004C531E">
      <w:pPr>
        <w:pStyle w:val="RSCM02DOI"/>
      </w:pPr>
      <w:r w:rsidRPr="00794787">
        <w:t>DOI: 10.1039/x0xx00000x</w:t>
      </w:r>
    </w:p>
    <w:p w14:paraId="646B8F30" w14:textId="6358663E" w:rsidR="00A9649E" w:rsidRDefault="00A9649E" w:rsidP="004C531E">
      <w:pPr>
        <w:pStyle w:val="RSCM03Website"/>
      </w:pPr>
    </w:p>
    <w:p w14:paraId="51574338" w14:textId="77777777" w:rsidR="002B62B5" w:rsidRPr="00794787" w:rsidRDefault="002B62B5" w:rsidP="004C531E">
      <w:pPr>
        <w:pStyle w:val="RSCM03Website"/>
      </w:pPr>
    </w:p>
    <w:p w14:paraId="0D6101E0" w14:textId="4349037C" w:rsidR="004414A5" w:rsidRPr="00C32EDF" w:rsidRDefault="00F62C8B" w:rsidP="00C32EDF">
      <w:pPr>
        <w:pStyle w:val="RSCH01PaperTitle"/>
      </w:pPr>
      <w:r w:rsidRPr="004414A5">
        <w:br w:type="column"/>
      </w:r>
      <w:r w:rsidR="00A82EE0" w:rsidRPr="00A82EE0">
        <w:t>Can PFAS adsorbents be predictively identified through machine learning? A study of PFOA-targeted screening in metal–organic frameworks</w:t>
      </w:r>
    </w:p>
    <w:p w14:paraId="5D91B541" w14:textId="585A2888" w:rsidR="008125A0" w:rsidRPr="008125A0" w:rsidRDefault="004C19F0" w:rsidP="00432DAD">
      <w:pPr>
        <w:pStyle w:val="RSCH02PaperAuthorsandByline"/>
        <w:rPr>
          <w:vertAlign w:val="superscript"/>
        </w:rPr>
      </w:pPr>
      <w:r>
        <w:t xml:space="preserve">Hasan </w:t>
      </w:r>
      <w:proofErr w:type="spellStart"/>
      <w:r>
        <w:t>Mansoor</w:t>
      </w:r>
      <w:r w:rsidR="008125A0" w:rsidRPr="008125A0">
        <w:rPr>
          <w:vertAlign w:val="superscript"/>
        </w:rPr>
        <w:t>a</w:t>
      </w:r>
      <w:proofErr w:type="spellEnd"/>
      <w:r w:rsidR="00867DF3">
        <w:t xml:space="preserve">, Sousa Javan </w:t>
      </w:r>
      <w:proofErr w:type="spellStart"/>
      <w:r w:rsidR="00867DF3">
        <w:t>Nikkah</w:t>
      </w:r>
      <w:proofErr w:type="spellEnd"/>
      <w:r w:rsidR="00867DF3" w:rsidRPr="00867DF3">
        <w:rPr>
          <w:vertAlign w:val="superscript"/>
        </w:rPr>
        <w:t>*b</w:t>
      </w:r>
      <w:r w:rsidRPr="004C19F0">
        <w:t xml:space="preserve">, </w:t>
      </w:r>
      <w:r w:rsidR="00A82EE0">
        <w:t>Mosab Bazargani</w:t>
      </w:r>
      <w:r w:rsidR="00867DF3">
        <w:rPr>
          <w:vertAlign w:val="superscript"/>
        </w:rPr>
        <w:t>*a</w:t>
      </w:r>
      <w:r w:rsidR="008125A0" w:rsidRPr="008125A0">
        <w:t xml:space="preserve"> and </w:t>
      </w:r>
      <w:r w:rsidR="00867DF3">
        <w:t>Soumya Mukherjee*</w:t>
      </w:r>
      <w:r w:rsidR="008125A0" w:rsidRPr="008125A0">
        <w:rPr>
          <w:vertAlign w:val="superscript"/>
        </w:rPr>
        <w:t>c</w:t>
      </w:r>
    </w:p>
    <w:p w14:paraId="58095902" w14:textId="77777777" w:rsidR="00FA2DA2" w:rsidRDefault="00FA2DA2" w:rsidP="00432DAD">
      <w:pPr>
        <w:pStyle w:val="RSCB01ARTAbstract"/>
      </w:pPr>
      <w:r w:rsidRPr="00966EEF">
        <w:rPr>
          <w:highlight w:val="yellow"/>
        </w:rPr>
        <w:t>Abstract text goes here. The abstract should be a single paragraph that summarises the content of the article</w:t>
      </w:r>
    </w:p>
    <w:p w14:paraId="0D8D5BE5" w14:textId="66D2F794" w:rsidR="00313E41" w:rsidRPr="00313E41" w:rsidRDefault="00313E41" w:rsidP="00313E41">
      <w:pPr>
        <w:pStyle w:val="RSCB01ARTAbstract"/>
      </w:pPr>
      <w:r w:rsidRPr="00313E41">
        <w:t>The freshwater and drinking-water PFAS problem</w:t>
      </w:r>
      <w:r>
        <w:t xml:space="preserve">; </w:t>
      </w:r>
      <w:r w:rsidRPr="00313E41">
        <w:t>Why PFOA is used as a prototype contaminant</w:t>
      </w:r>
      <w:r>
        <w:t xml:space="preserve">; </w:t>
      </w:r>
      <w:r w:rsidRPr="00313E41">
        <w:t>Why database-led predictive discovery is needed</w:t>
      </w:r>
      <w:r>
        <w:t xml:space="preserve">; </w:t>
      </w:r>
      <w:r w:rsidRPr="00313E41">
        <w:t>Core workflow: labelled literature set + unlabelled CoRE-MOF/CSD discovery space + simulation-informed ML refinement</w:t>
      </w:r>
      <w:r>
        <w:t xml:space="preserve">; </w:t>
      </w:r>
      <w:r w:rsidRPr="00313E41">
        <w:t>Key outcome: predictive identification of chemically plausible benchmark adsorbents</w:t>
      </w:r>
      <w:r>
        <w:t xml:space="preserve">; </w:t>
      </w:r>
      <w:r w:rsidRPr="00313E41">
        <w:t>General significance for PFAS sorbent discovery</w:t>
      </w:r>
      <w:r>
        <w:t>.</w:t>
      </w:r>
    </w:p>
    <w:p w14:paraId="39E3785F" w14:textId="77777777" w:rsidR="00313E41" w:rsidRPr="00432DAD" w:rsidRDefault="00313E41" w:rsidP="00432DAD">
      <w:pPr>
        <w:pStyle w:val="RSCB01ARTAbstract"/>
        <w:sectPr w:rsidR="00313E41" w:rsidRPr="00432DAD" w:rsidSect="00514CBA">
          <w:headerReference w:type="even" r:id="rId11"/>
          <w:headerReference w:type="default" r:id="rId12"/>
          <w:footerReference w:type="even" r:id="rId13"/>
          <w:footerReference w:type="default" r:id="rId14"/>
          <w:headerReference w:type="first" r:id="rId15"/>
          <w:footerReference w:type="first" r:id="rId16"/>
          <w:pgSz w:w="11907" w:h="16840" w:code="9"/>
          <w:pgMar w:top="1009" w:right="851" w:bottom="1758" w:left="851" w:header="851" w:footer="1049" w:gutter="0"/>
          <w:cols w:num="2" w:space="227" w:equalWidth="0">
            <w:col w:w="1985" w:space="227"/>
            <w:col w:w="7993"/>
          </w:cols>
          <w:titlePg/>
          <w:docGrid w:linePitch="360"/>
        </w:sectPr>
      </w:pPr>
    </w:p>
    <w:p w14:paraId="668DB4B8" w14:textId="439272FA" w:rsidR="00FA2DA2" w:rsidRDefault="00B81A4F" w:rsidP="00FA2DA2">
      <w:pPr>
        <w:pStyle w:val="RSCB04AHeadingSection"/>
      </w:pPr>
      <w:r>
        <w:t>Introduction</w:t>
      </w:r>
    </w:p>
    <w:p w14:paraId="3C923128" w14:textId="77777777" w:rsidR="00B81A4F" w:rsidRPr="00B81A4F" w:rsidRDefault="00B81A4F" w:rsidP="00B81A4F">
      <w:pPr>
        <w:pStyle w:val="RSCB02ArticleText"/>
        <w:numPr>
          <w:ilvl w:val="0"/>
          <w:numId w:val="14"/>
        </w:numPr>
        <w:ind w:left="284" w:hanging="284"/>
      </w:pPr>
      <w:r w:rsidRPr="00B81A4F">
        <w:t>PFAS contamination as a freshwater and drinking-water challenge</w:t>
      </w:r>
    </w:p>
    <w:p w14:paraId="4F74939D" w14:textId="77777777" w:rsidR="00B81A4F" w:rsidRPr="00B81A4F" w:rsidRDefault="00B81A4F" w:rsidP="00B81A4F">
      <w:pPr>
        <w:pStyle w:val="RSCB02ArticleText"/>
        <w:numPr>
          <w:ilvl w:val="0"/>
          <w:numId w:val="14"/>
        </w:numPr>
        <w:ind w:left="284" w:hanging="284"/>
      </w:pPr>
      <w:r w:rsidRPr="00B81A4F">
        <w:t>Why current sorbent discovery remains too slow and too empirical</w:t>
      </w:r>
    </w:p>
    <w:p w14:paraId="464FBDD5" w14:textId="77777777" w:rsidR="00B81A4F" w:rsidRPr="00B81A4F" w:rsidRDefault="00B81A4F" w:rsidP="00B81A4F">
      <w:pPr>
        <w:pStyle w:val="RSCB02ArticleText"/>
        <w:numPr>
          <w:ilvl w:val="0"/>
          <w:numId w:val="14"/>
        </w:numPr>
        <w:ind w:left="284" w:hanging="284"/>
      </w:pPr>
      <w:r w:rsidRPr="00B81A4F">
        <w:t>PFOA as a chemically and regulatorily meaningful prototype among PFAS</w:t>
      </w:r>
    </w:p>
    <w:p w14:paraId="7C327F60" w14:textId="77777777" w:rsidR="00B81A4F" w:rsidRPr="00B81A4F" w:rsidRDefault="00B81A4F" w:rsidP="00B81A4F">
      <w:pPr>
        <w:pStyle w:val="RSCB02ArticleText"/>
        <w:numPr>
          <w:ilvl w:val="0"/>
          <w:numId w:val="14"/>
        </w:numPr>
        <w:ind w:left="284" w:hanging="284"/>
      </w:pPr>
      <w:r w:rsidRPr="00B81A4F">
        <w:t xml:space="preserve">Why metal–organic frameworks are attractive as </w:t>
      </w:r>
      <w:proofErr w:type="spellStart"/>
      <w:r w:rsidRPr="00B81A4F">
        <w:t>tunable</w:t>
      </w:r>
      <w:proofErr w:type="spellEnd"/>
      <w:r w:rsidRPr="00B81A4F">
        <w:t xml:space="preserve"> sorbents</w:t>
      </w:r>
    </w:p>
    <w:p w14:paraId="384D6E67" w14:textId="77777777" w:rsidR="00B81A4F" w:rsidRPr="00B81A4F" w:rsidRDefault="00B81A4F" w:rsidP="00B81A4F">
      <w:pPr>
        <w:pStyle w:val="RSCB02ArticleText"/>
        <w:numPr>
          <w:ilvl w:val="0"/>
          <w:numId w:val="14"/>
        </w:numPr>
        <w:ind w:left="284" w:hanging="284"/>
      </w:pPr>
      <w:r w:rsidRPr="00B81A4F">
        <w:t xml:space="preserve">Why the Cambridge Structural Database and </w:t>
      </w:r>
      <w:proofErr w:type="spellStart"/>
      <w:r w:rsidRPr="00B81A4F">
        <w:t>CoRE</w:t>
      </w:r>
      <w:proofErr w:type="spellEnd"/>
      <w:r w:rsidRPr="00B81A4F">
        <w:t>-MOF subsets create a discovery opportunity</w:t>
      </w:r>
    </w:p>
    <w:p w14:paraId="0D9127E2" w14:textId="77777777" w:rsidR="00B81A4F" w:rsidRPr="00B81A4F" w:rsidRDefault="00B81A4F" w:rsidP="00B81A4F">
      <w:pPr>
        <w:pStyle w:val="RSCB02ArticleText"/>
        <w:numPr>
          <w:ilvl w:val="0"/>
          <w:numId w:val="14"/>
        </w:numPr>
        <w:ind w:left="284" w:hanging="284"/>
      </w:pPr>
      <w:r w:rsidRPr="00B81A4F">
        <w:t>Why predictive design is still missing for PFAS-active metal–organic sorbents</w:t>
      </w:r>
    </w:p>
    <w:p w14:paraId="29CAC2AB" w14:textId="7B85A7FE" w:rsidR="0091711E" w:rsidRDefault="00B81A4F" w:rsidP="0091711E">
      <w:pPr>
        <w:pStyle w:val="RSCB02ArticleText"/>
        <w:numPr>
          <w:ilvl w:val="0"/>
          <w:numId w:val="14"/>
        </w:numPr>
        <w:ind w:left="284" w:hanging="284"/>
      </w:pPr>
      <w:r w:rsidRPr="00B81A4F">
        <w:t>Study hypothesis and paper objective</w:t>
      </w:r>
    </w:p>
    <w:p w14:paraId="65159B8D" w14:textId="77777777" w:rsidR="0091711E" w:rsidRPr="0091711E" w:rsidRDefault="0091711E" w:rsidP="0091711E">
      <w:pPr>
        <w:pStyle w:val="RSCB02ArticleText"/>
      </w:pPr>
      <w:r w:rsidRPr="0091711E">
        <w:rPr>
          <w:b/>
          <w:bCs/>
          <w:i/>
          <w:iCs/>
        </w:rPr>
        <w:t>Rough draft:</w:t>
      </w:r>
      <w:r>
        <w:t xml:space="preserve"> </w:t>
      </w:r>
      <w:r w:rsidRPr="0091711E">
        <w:t>Per- and polyfluoroalkyl substances (PFAS) have become pervasive contaminants of freshwater and drinking-water supplies. Their widespread use in industrial processes and consumer products, coupled with the exceptional stability of their fluorinated carbon chains, has led to their persistence across aquatic environments. Continued exposure to several PFAS has been associated with adverse health outcomes, while increasingly stringent drinking-water limits require their removal at concentrations approaching the ng L⁻¹ regime. These demands present a formidable separation challenge: PFAS must be selectively scavenged from chemically complex aqueous matrices despite their low concentrations, diverse chain lengths and amphiphilic character.</w:t>
      </w:r>
    </w:p>
    <w:p w14:paraId="08FD59E0" w14:textId="77777777" w:rsidR="0091711E" w:rsidRPr="0091711E" w:rsidRDefault="0091711E" w:rsidP="0091711E">
      <w:pPr>
        <w:pStyle w:val="RSCB02ArticleText"/>
      </w:pPr>
      <w:r w:rsidRPr="0091711E">
        <w:t>Adsorption remains the most readily deployable technology for PFAS removal. Activated carbons are widely used, but their performance can be limited by slow uptake, competition from dissolved organic matter, poor affinity for shorter-chain PFAS and energy-intensive regeneration. These shortcomings have motivated the search for regenerable sorbents whose chemical environments can be tailored to recognise PFAS selectively. Metal–organic frameworks (MOFs) are particularly attractive in this regard because their pore dimensions, surface chemistry, hydrophobicity, charge distribution and metal–ligand composition can, in principle, be controlled independently. Recent studies have further shown that PFAS uptake cannot be rationalised by accessible surface area or pore volume alone. Rather, the interplay between confinement, hydrophobic association and electrostatic interactions appears to govern adsorption, highlighting the need for a multidimensional approach to sorbent design.</w:t>
      </w:r>
    </w:p>
    <w:p w14:paraId="7A6D9E31" w14:textId="2F95C807" w:rsidR="0091711E" w:rsidRPr="0091711E" w:rsidRDefault="0091711E" w:rsidP="0091711E">
      <w:pPr>
        <w:pStyle w:val="RSCB02ArticleText"/>
      </w:pPr>
      <w:r w:rsidRPr="0091711E">
        <w:t xml:space="preserve">The chemical diversity that makes MOFs promising also makes their discovery experimentally intractable. The Cambridge Structural Database contains an extensive and continually expanding collection of experimentally reported metal–organic materials, while computation-ready subsets such as the </w:t>
      </w:r>
      <w:proofErr w:type="spellStart"/>
      <w:r w:rsidRPr="0091711E">
        <w:t>CoRE</w:t>
      </w:r>
      <w:proofErr w:type="spellEnd"/>
      <w:r w:rsidRPr="0091711E">
        <w:t xml:space="preserve">-MOF databases provide thousands of structures suitable for systematic analysis. Only a small fraction </w:t>
      </w:r>
      <w:r>
        <w:t>(</w:t>
      </w:r>
      <w:r w:rsidRPr="0091711E">
        <w:rPr>
          <w:color w:val="EE0000"/>
          <w:highlight w:val="green"/>
        </w:rPr>
        <w:t>xx</w:t>
      </w:r>
      <w:r>
        <w:t xml:space="preserve">%) </w:t>
      </w:r>
      <w:r w:rsidRPr="0091711E">
        <w:t>of this structural space has been examined for PFAS adsorption, however, and an even smaller number has been evaluated under environmentally relevant conditions. Exhaustive synthesis and testing are therefore impractical, whereas high-level molecular simulations remain too computationally demanding to apply indiscriminately across the full database. Consequently, potentially exceptional adsorbents may remain hidden within a largely unexplored chemical space.</w:t>
      </w:r>
    </w:p>
    <w:p w14:paraId="5A5ACA5D" w14:textId="77777777" w:rsidR="0091711E" w:rsidRPr="0091711E" w:rsidRDefault="0091711E" w:rsidP="0091711E">
      <w:pPr>
        <w:pStyle w:val="RSCB02ArticleText"/>
      </w:pPr>
      <w:r w:rsidRPr="0091711E">
        <w:t xml:space="preserve">Machine learning offers a means of navigating this space, but its application to PFAS sorbent discovery is complicated by sparse and heterogeneous training data. Most reported studies describe materials that perform well, while rigorously defined </w:t>
      </w:r>
      <w:r w:rsidRPr="0091711E">
        <w:lastRenderedPageBreak/>
        <w:t>inactive or poorly performing examples are scarce. Moreover, conventional geometric descriptors—including pore-limiting diameter, largest cavity diameter, accessible surface area, void fraction and framework density—cannot fully encode the chemical interactions responsible for PFAS binding. Predictive screening must therefore learn from limited labelled data while accounting for both framework geometry and chemical identity. Incorporating targeted molecular simulations into the learning cycle provides an additional route to overcome this limitation: candidates selected across the predicted performance range can be simulated, their interaction energies returned to the model, and the resulting expanded dataset used to refine subsequent predictions.</w:t>
      </w:r>
    </w:p>
    <w:p w14:paraId="681248B2" w14:textId="77777777" w:rsidR="0091711E" w:rsidRPr="0091711E" w:rsidRDefault="0091711E" w:rsidP="0091711E">
      <w:pPr>
        <w:pStyle w:val="RSCB02ArticleText"/>
      </w:pPr>
      <w:r w:rsidRPr="0091711E">
        <w:t xml:space="preserve">Here, we ask whether PFAS adsorbents can be prospectively identified through such an iterative, machine-learning-guided strategy. Perfluorooctanoic acid (PFOA) was selected as a prototypical target because it is a well-studied legacy C8 PFAS that combines a hydrophobic perfluoroalkyl chain with an anionic carboxylate headgroup, thereby capturing several of the competing interactions central to PFAS adsorption. We combine a curated set of MOFs with known or inferred PFOA adsorption behaviour with an unlabelled, computation-ready MOF search space. Structural descriptors calculated using Zeo++ are used to construct an initial predictive model, after which candidates spanning high-, intermediate- and low-ranking regions are subjected to molecular simulation. Iterative incorporation of the calculated PFOA–framework interaction energies </w:t>
      </w:r>
      <w:proofErr w:type="gramStart"/>
      <w:r w:rsidRPr="0091711E">
        <w:t>enables</w:t>
      </w:r>
      <w:proofErr w:type="gramEnd"/>
      <w:r w:rsidRPr="0091711E">
        <w:t xml:space="preserve"> the model to evolve from an initial sparse-label classifier towards a quantitative ranking framework.</w:t>
      </w:r>
    </w:p>
    <w:p w14:paraId="4FF123F7" w14:textId="2F562838" w:rsidR="0091711E" w:rsidRPr="00B81A4F" w:rsidRDefault="0091711E" w:rsidP="0091711E">
      <w:pPr>
        <w:pStyle w:val="RSCB02ArticleText"/>
      </w:pPr>
      <w:r w:rsidRPr="0091711E">
        <w:t>Rather than replacing simulation or experiment, this approach uses machine learning to determine where these resource-intensive methods are most informative. In doing so, it provides both a shortlist of candidate PFOA adsorbents and a chemically interpretable assessment of the framework characteristics associated with strong binding. More broadly, the study establishes a transferable route for converting crystallographic databases into actionable discovery spaces for contaminant-selective sorbents.</w:t>
      </w:r>
    </w:p>
    <w:p w14:paraId="63365854" w14:textId="0BC56FAB" w:rsidR="00534AC2" w:rsidRDefault="00534AC2" w:rsidP="00D426BC">
      <w:pPr>
        <w:pStyle w:val="RSCB04AHeadingSection"/>
      </w:pPr>
      <w:r>
        <w:t>Literature Review/ Data</w:t>
      </w:r>
    </w:p>
    <w:p w14:paraId="5AE654E8" w14:textId="77777777" w:rsidR="00534AC2" w:rsidRPr="00ED7055" w:rsidRDefault="00534AC2" w:rsidP="00534AC2">
      <w:pPr>
        <w:pStyle w:val="RSCB02ArticleText"/>
        <w:numPr>
          <w:ilvl w:val="0"/>
          <w:numId w:val="15"/>
        </w:numPr>
        <w:tabs>
          <w:tab w:val="clear" w:pos="720"/>
          <w:tab w:val="num" w:pos="426"/>
        </w:tabs>
        <w:ind w:left="284" w:hanging="284"/>
      </w:pPr>
      <w:r w:rsidRPr="00ED7055">
        <w:t>Defining the chemical question and the discovery workflow</w:t>
      </w:r>
    </w:p>
    <w:p w14:paraId="51541E99" w14:textId="77777777" w:rsidR="00534AC2" w:rsidRDefault="00534AC2" w:rsidP="00534AC2">
      <w:pPr>
        <w:pStyle w:val="RSCB02ArticleText"/>
        <w:numPr>
          <w:ilvl w:val="0"/>
          <w:numId w:val="16"/>
        </w:numPr>
      </w:pPr>
      <w:r w:rsidRPr="00ED7055">
        <w:t>Literature-labelled active / inactive MOF space</w:t>
      </w:r>
    </w:p>
    <w:p w14:paraId="2326B704" w14:textId="77777777" w:rsidR="00534AC2" w:rsidRDefault="00534AC2" w:rsidP="00534AC2">
      <w:pPr>
        <w:pStyle w:val="RSCB02ArticleText"/>
        <w:numPr>
          <w:ilvl w:val="0"/>
          <w:numId w:val="16"/>
        </w:numPr>
      </w:pPr>
      <w:r w:rsidRPr="00ED7055">
        <w:t>Database-mined unlabelled discovery space</w:t>
      </w:r>
    </w:p>
    <w:p w14:paraId="1F47C95B" w14:textId="77777777" w:rsidR="00534AC2" w:rsidRDefault="00534AC2" w:rsidP="00534AC2">
      <w:pPr>
        <w:pStyle w:val="RSCB02ArticleText"/>
        <w:numPr>
          <w:ilvl w:val="0"/>
          <w:numId w:val="16"/>
        </w:numPr>
      </w:pPr>
      <w:r w:rsidRPr="00ED7055">
        <w:t>Relationship between Zeo++ descriptors, chemical descriptors, and adsorption behaviour</w:t>
      </w:r>
    </w:p>
    <w:p w14:paraId="239632A3" w14:textId="77777777" w:rsidR="00534AC2" w:rsidRPr="00534AC2" w:rsidRDefault="00534AC2" w:rsidP="00534AC2">
      <w:pPr>
        <w:pStyle w:val="RSCB02ArticleText"/>
        <w:numPr>
          <w:ilvl w:val="0"/>
          <w:numId w:val="15"/>
        </w:numPr>
        <w:tabs>
          <w:tab w:val="clear" w:pos="720"/>
          <w:tab w:val="num" w:pos="426"/>
        </w:tabs>
        <w:ind w:left="284" w:hanging="284"/>
        <w:rPr>
          <w:highlight w:val="green"/>
        </w:rPr>
      </w:pPr>
      <w:r w:rsidRPr="00534AC2">
        <w:rPr>
          <w:highlight w:val="green"/>
        </w:rPr>
        <w:t>Building the descriptor space</w:t>
      </w:r>
    </w:p>
    <w:p w14:paraId="54214E5C" w14:textId="77777777" w:rsidR="00534AC2" w:rsidRDefault="00534AC2" w:rsidP="00534AC2">
      <w:pPr>
        <w:pStyle w:val="RSCB02ArticleText"/>
        <w:numPr>
          <w:ilvl w:val="0"/>
          <w:numId w:val="17"/>
        </w:numPr>
      </w:pPr>
      <w:r w:rsidRPr="00ED7055">
        <w:t>Geometric descriptors retained</w:t>
      </w:r>
    </w:p>
    <w:p w14:paraId="1CC813A3" w14:textId="77777777" w:rsidR="00534AC2" w:rsidRDefault="00534AC2" w:rsidP="00534AC2">
      <w:pPr>
        <w:pStyle w:val="RSCB02ArticleText"/>
        <w:numPr>
          <w:ilvl w:val="0"/>
          <w:numId w:val="17"/>
        </w:numPr>
      </w:pPr>
      <w:r w:rsidRPr="00ED7055">
        <w:t>Chemical descriptors added</w:t>
      </w:r>
    </w:p>
    <w:p w14:paraId="42A6237D" w14:textId="77777777" w:rsidR="00534AC2" w:rsidRDefault="00534AC2" w:rsidP="00534AC2">
      <w:pPr>
        <w:pStyle w:val="RSCB02ArticleText"/>
        <w:numPr>
          <w:ilvl w:val="0"/>
          <w:numId w:val="17"/>
        </w:numPr>
      </w:pPr>
      <w:r w:rsidRPr="00ED7055">
        <w:t>Why topology was considered but not pursued in the final model</w:t>
      </w:r>
    </w:p>
    <w:p w14:paraId="7AAC52FD" w14:textId="77777777" w:rsidR="00534AC2" w:rsidRPr="00ED7055" w:rsidRDefault="00534AC2" w:rsidP="00534AC2">
      <w:pPr>
        <w:pStyle w:val="RSCB02ArticleText"/>
        <w:numPr>
          <w:ilvl w:val="0"/>
          <w:numId w:val="17"/>
        </w:numPr>
      </w:pPr>
      <w:r w:rsidRPr="00ED7055">
        <w:t>Descriptor sparsity, collinearity, and dimensionality constraints</w:t>
      </w:r>
    </w:p>
    <w:p w14:paraId="4C66ECC5" w14:textId="77777777" w:rsidR="00534AC2" w:rsidRPr="00ED7055" w:rsidRDefault="00534AC2" w:rsidP="00534AC2">
      <w:pPr>
        <w:pStyle w:val="RSCB02ArticleText"/>
      </w:pPr>
    </w:p>
    <w:p w14:paraId="3DA7AA61" w14:textId="77777777" w:rsidR="00534AC2" w:rsidRPr="00534AC2" w:rsidRDefault="00534AC2" w:rsidP="00534AC2">
      <w:pPr>
        <w:pStyle w:val="RSCB02ArticleText"/>
      </w:pPr>
    </w:p>
    <w:p w14:paraId="4B869F43" w14:textId="36750AE1" w:rsidR="00534AC2" w:rsidRDefault="00534AC2" w:rsidP="00D426BC">
      <w:pPr>
        <w:pStyle w:val="RSCB04AHeadingSection"/>
        <w:rPr>
          <w:ins w:id="0" w:author="Hasan Mansoor (Staff)" w:date="2026-07-03T08:30:00Z" w16du:dateUtc="2026-07-03T07:30:00Z"/>
        </w:rPr>
      </w:pPr>
      <w:r>
        <w:t>Methodology</w:t>
      </w:r>
    </w:p>
    <w:p w14:paraId="3732DC47" w14:textId="5F869CB5" w:rsidR="00830C75" w:rsidRDefault="00830C75" w:rsidP="00534AC2">
      <w:pPr>
        <w:pStyle w:val="RSCB02ArticleText"/>
        <w:rPr>
          <w:ins w:id="1" w:author="Hasan Mansoor (Staff)" w:date="2026-07-03T08:41:00Z" w16du:dateUtc="2026-07-03T07:41:00Z"/>
        </w:rPr>
      </w:pPr>
      <w:ins w:id="2" w:author="Hasan Mansoor (Staff)" w:date="2026-07-03T08:41:00Z" w16du:dateUtc="2026-07-03T07:41:00Z">
        <w:r>
          <w:t xml:space="preserve">Will be a description of the models and how they are chained together. Novelty </w:t>
        </w:r>
      </w:ins>
      <w:ins w:id="3" w:author="Hasan Mansoor (Staff)" w:date="2026-07-03T08:42:00Z" w16du:dateUtc="2026-07-03T07:42:00Z">
        <w:r>
          <w:t>limited to architecture and application as opposed to model building.</w:t>
        </w:r>
      </w:ins>
    </w:p>
    <w:p w14:paraId="4B44395E" w14:textId="07E6AACB" w:rsidR="00534AC2" w:rsidRDefault="007D0EF2" w:rsidP="00534AC2">
      <w:pPr>
        <w:pStyle w:val="RSCB02ArticleText"/>
        <w:rPr>
          <w:ins w:id="4" w:author="Hasan Mansoor (Staff)" w:date="2026-07-03T08:32:00Z" w16du:dateUtc="2026-07-03T07:32:00Z"/>
        </w:rPr>
      </w:pPr>
      <w:ins w:id="5" w:author="Hasan Mansoor (Staff)" w:date="2026-07-03T08:31:00Z" w16du:dateUtc="2026-07-03T07:31:00Z">
        <w:r>
          <w:t>Based on a ML-Simulation</w:t>
        </w:r>
      </w:ins>
      <w:ins w:id="6" w:author="Hasan Mansoor (Staff)" w:date="2026-07-03T08:32:00Z" w16du:dateUtc="2026-07-03T07:32:00Z">
        <w:r>
          <w:t xml:space="preserve"> with a starting point in existing literature:</w:t>
        </w:r>
      </w:ins>
    </w:p>
    <w:p w14:paraId="53C9CBA8" w14:textId="3BF4F537" w:rsidR="007D0EF2" w:rsidRDefault="007D0EF2" w:rsidP="007D0EF2">
      <w:pPr>
        <w:pStyle w:val="RSCB02ArticleText"/>
        <w:numPr>
          <w:ilvl w:val="0"/>
          <w:numId w:val="18"/>
        </w:numPr>
        <w:rPr>
          <w:ins w:id="7" w:author="Hasan Mansoor (Staff)" w:date="2026-07-03T08:33:00Z" w16du:dateUtc="2026-07-03T07:33:00Z"/>
        </w:rPr>
        <w:pPrChange w:id="8" w:author="Hasan Mansoor (Staff)" w:date="2026-07-03T08:33:00Z" w16du:dateUtc="2026-07-03T07:33:00Z">
          <w:pPr>
            <w:pStyle w:val="RSCB02ArticleText"/>
            <w:numPr>
              <w:ilvl w:val="2"/>
              <w:numId w:val="15"/>
            </w:numPr>
            <w:ind w:left="2160" w:hanging="360"/>
          </w:pPr>
        </w:pPrChange>
      </w:pPr>
      <w:ins w:id="9" w:author="Hasan Mansoor (Staff)" w:date="2026-07-03T08:34:00Z" w16du:dateUtc="2026-07-03T07:34:00Z">
        <w:r>
          <w:t xml:space="preserve">1-shot: </w:t>
        </w:r>
      </w:ins>
      <w:ins w:id="10" w:author="Hasan Mansoor (Staff)" w:date="2026-07-03T08:32:00Z" w16du:dateUtc="2026-07-03T07:32:00Z">
        <w:r>
          <w:t>Baseline model</w:t>
        </w:r>
      </w:ins>
      <w:ins w:id="11" w:author="Hasan Mansoor (Staff)" w:date="2026-07-03T08:33:00Z" w16du:dateUtc="2026-07-03T07:33:00Z">
        <w:r>
          <w:t xml:space="preserve"> (OCSVM)</w:t>
        </w:r>
      </w:ins>
      <w:ins w:id="12" w:author="Hasan Mansoor (Staff)" w:date="2026-07-03T08:32:00Z" w16du:dateUtc="2026-07-03T07:32:00Z">
        <w:r>
          <w:t xml:space="preserve"> </w:t>
        </w:r>
      </w:ins>
      <w:ins w:id="13" w:author="Hasan Mansoor (Staff)" w:date="2026-07-03T08:33:00Z" w16du:dateUtc="2026-07-03T07:33:00Z">
        <w:r>
          <w:t>+ Binary Simulation</w:t>
        </w:r>
      </w:ins>
    </w:p>
    <w:p w14:paraId="17759781" w14:textId="1CC76FFF" w:rsidR="007D0EF2" w:rsidRDefault="007D0EF2" w:rsidP="007D0EF2">
      <w:pPr>
        <w:pStyle w:val="RSCB02ArticleText"/>
        <w:numPr>
          <w:ilvl w:val="0"/>
          <w:numId w:val="18"/>
        </w:numPr>
        <w:rPr>
          <w:ins w:id="14" w:author="Hasan Mansoor (Staff)" w:date="2026-07-03T08:35:00Z" w16du:dateUtc="2026-07-03T07:35:00Z"/>
        </w:rPr>
      </w:pPr>
      <w:ins w:id="15" w:author="Hasan Mansoor (Staff)" w:date="2026-07-03T08:34:00Z" w16du:dateUtc="2026-07-03T07:34:00Z">
        <w:r>
          <w:t>1-shot: SVM + Energy</w:t>
        </w:r>
      </w:ins>
      <w:ins w:id="16" w:author="Hasan Mansoor (Staff)" w:date="2026-07-03T08:35:00Z" w16du:dateUtc="2026-07-03T07:35:00Z">
        <w:r>
          <w:t xml:space="preserve"> Simulation</w:t>
        </w:r>
      </w:ins>
    </w:p>
    <w:p w14:paraId="4670A36B" w14:textId="1105C9CF" w:rsidR="007D0EF2" w:rsidRDefault="007D0EF2" w:rsidP="007D0EF2">
      <w:pPr>
        <w:pStyle w:val="RSCB02ArticleText"/>
        <w:numPr>
          <w:ilvl w:val="0"/>
          <w:numId w:val="18"/>
        </w:numPr>
        <w:rPr>
          <w:ins w:id="17" w:author="Hasan Mansoor (Staff)" w:date="2026-07-03T08:29:00Z" w16du:dateUtc="2026-07-03T07:29:00Z"/>
        </w:rPr>
        <w:pPrChange w:id="18" w:author="Hasan Mansoor (Staff)" w:date="2026-07-03T08:33:00Z" w16du:dateUtc="2026-07-03T07:33:00Z">
          <w:pPr>
            <w:pStyle w:val="RSCB04AHeadingSection"/>
          </w:pPr>
        </w:pPrChange>
      </w:pPr>
      <w:ins w:id="19" w:author="Hasan Mansoor (Staff)" w:date="2026-07-03T08:35:00Z" w16du:dateUtc="2026-07-03T07:35:00Z">
        <w:r>
          <w:t>2-shot: SVR + Energy Simulation</w:t>
        </w:r>
      </w:ins>
    </w:p>
    <w:p w14:paraId="0C8B86C0" w14:textId="23A6C6BC" w:rsidR="00CA69D9" w:rsidRPr="001B2CA1" w:rsidRDefault="001B2CA1" w:rsidP="00534AC2">
      <w:pPr>
        <w:pStyle w:val="RSCB06BHeadingSub-Section"/>
        <w:rPr>
          <w:ins w:id="20" w:author="Hasan Mansoor (Staff)" w:date="2026-07-03T09:00:00Z" w16du:dateUtc="2026-07-03T08:00:00Z"/>
          <w:i/>
          <w:iCs/>
          <w:rPrChange w:id="21" w:author="Hasan Mansoor (Staff)" w:date="2026-07-03T09:23:00Z" w16du:dateUtc="2026-07-03T08:23:00Z">
            <w:rPr>
              <w:ins w:id="22" w:author="Hasan Mansoor (Staff)" w:date="2026-07-03T09:00:00Z" w16du:dateUtc="2026-07-03T08:00:00Z"/>
            </w:rPr>
          </w:rPrChange>
        </w:rPr>
      </w:pPr>
      <w:ins w:id="23" w:author="Hasan Mansoor (Staff)" w:date="2026-07-03T09:23:00Z" w16du:dateUtc="2026-07-03T08:23:00Z">
        <w:r>
          <w:rPr>
            <w:i/>
            <w:iCs/>
          </w:rPr>
          <w:t>Full page (2 col) image illustrating overall workflow/pipeline</w:t>
        </w:r>
      </w:ins>
    </w:p>
    <w:p w14:paraId="20C39311" w14:textId="3D1C94F6" w:rsidR="00534AC2" w:rsidRDefault="00534AC2" w:rsidP="00534AC2">
      <w:pPr>
        <w:pStyle w:val="RSCB06BHeadingSub-Section"/>
        <w:rPr>
          <w:ins w:id="24" w:author="Hasan Mansoor (Staff)" w:date="2026-07-03T08:29:00Z" w16du:dateUtc="2026-07-03T07:29:00Z"/>
        </w:rPr>
        <w:pPrChange w:id="25" w:author="Hasan Mansoor (Staff)" w:date="2026-07-03T08:29:00Z" w16du:dateUtc="2026-07-03T07:29:00Z">
          <w:pPr>
            <w:pStyle w:val="RSCB04AHeadingSection"/>
          </w:pPr>
        </w:pPrChange>
      </w:pPr>
      <w:ins w:id="26" w:author="Hasan Mansoor (Staff)" w:date="2026-07-03T08:29:00Z" w16du:dateUtc="2026-07-03T07:29:00Z">
        <w:r>
          <w:t xml:space="preserve">Baseline </w:t>
        </w:r>
      </w:ins>
      <w:ins w:id="27" w:author="Hasan Mansoor (Staff)" w:date="2026-07-03T08:36:00Z" w16du:dateUtc="2026-07-03T07:36:00Z">
        <w:r w:rsidR="007D0EF2">
          <w:t>Single Class Labelling model</w:t>
        </w:r>
      </w:ins>
      <w:ins w:id="28" w:author="Hasan Mansoor (Staff)" w:date="2026-07-03T08:37:00Z" w16du:dateUtc="2026-07-03T07:37:00Z">
        <w:r w:rsidR="007D0EF2">
          <w:t xml:space="preserve"> (OCSVM)</w:t>
        </w:r>
      </w:ins>
    </w:p>
    <w:p w14:paraId="63B8058E" w14:textId="77777777" w:rsidR="00534AC2" w:rsidRPr="00ED7055" w:rsidRDefault="00534AC2" w:rsidP="00534AC2">
      <w:pPr>
        <w:pStyle w:val="RSCB02ArticleText"/>
        <w:numPr>
          <w:ilvl w:val="0"/>
          <w:numId w:val="15"/>
        </w:numPr>
        <w:tabs>
          <w:tab w:val="clear" w:pos="720"/>
          <w:tab w:val="num" w:pos="426"/>
        </w:tabs>
        <w:ind w:left="284" w:hanging="284"/>
        <w:rPr>
          <w:moveTo w:id="29" w:author="Hasan Mansoor (Staff)" w:date="2026-07-03T08:29:00Z" w16du:dateUtc="2026-07-03T07:29:00Z"/>
        </w:rPr>
      </w:pPr>
      <w:moveToRangeStart w:id="30" w:author="Hasan Mansoor (Staff)" w:date="2026-07-03T08:29:00Z" w:name="move233959773"/>
      <w:moveTo w:id="31" w:author="Hasan Mansoor (Staff)" w:date="2026-07-03T08:29:00Z" w16du:dateUtc="2026-07-03T07:29:00Z">
        <w:r w:rsidRPr="00534AC2">
          <w:rPr>
            <w:highlight w:val="green"/>
          </w:rPr>
          <w:t>Establishing the baseline predictive model</w:t>
        </w:r>
      </w:moveTo>
    </w:p>
    <w:p w14:paraId="25BA06E2" w14:textId="77777777" w:rsidR="00534AC2" w:rsidRDefault="00534AC2" w:rsidP="00534AC2">
      <w:pPr>
        <w:pStyle w:val="RSCB02ArticleText"/>
        <w:numPr>
          <w:ilvl w:val="0"/>
          <w:numId w:val="18"/>
        </w:numPr>
        <w:rPr>
          <w:moveTo w:id="32" w:author="Hasan Mansoor (Staff)" w:date="2026-07-03T08:29:00Z" w16du:dateUtc="2026-07-03T07:29:00Z"/>
        </w:rPr>
      </w:pPr>
      <w:moveTo w:id="33" w:author="Hasan Mansoor (Staff)" w:date="2026-07-03T08:29:00Z" w16du:dateUtc="2026-07-03T07:29:00Z">
        <w:r w:rsidRPr="00ED7055">
          <w:t>Initial model trained on labelled data</w:t>
        </w:r>
      </w:moveTo>
    </w:p>
    <w:p w14:paraId="6CA6CDF6" w14:textId="77777777" w:rsidR="00534AC2" w:rsidRDefault="00534AC2" w:rsidP="00534AC2">
      <w:pPr>
        <w:pStyle w:val="RSCB02ArticleText"/>
        <w:numPr>
          <w:ilvl w:val="0"/>
          <w:numId w:val="18"/>
        </w:numPr>
        <w:rPr>
          <w:moveTo w:id="34" w:author="Hasan Mansoor (Staff)" w:date="2026-07-03T08:29:00Z" w16du:dateUtc="2026-07-03T07:29:00Z"/>
        </w:rPr>
      </w:pPr>
      <w:moveTo w:id="35" w:author="Hasan Mansoor (Staff)" w:date="2026-07-03T08:29:00Z" w16du:dateUtc="2026-07-03T07:29:00Z">
        <w:r w:rsidRPr="00ED7055">
          <w:t>Positive-only or highly imbalanced learning rationale</w:t>
        </w:r>
      </w:moveTo>
    </w:p>
    <w:p w14:paraId="5638499B" w14:textId="77777777" w:rsidR="00534AC2" w:rsidRDefault="00534AC2" w:rsidP="00534AC2">
      <w:pPr>
        <w:pStyle w:val="RSCB02ArticleText"/>
        <w:numPr>
          <w:ilvl w:val="0"/>
          <w:numId w:val="18"/>
        </w:numPr>
        <w:rPr>
          <w:ins w:id="36" w:author="Hasan Mansoor (Staff)" w:date="2026-07-03T08:58:00Z" w16du:dateUtc="2026-07-03T07:58:00Z"/>
        </w:rPr>
      </w:pPr>
      <w:moveTo w:id="37" w:author="Hasan Mansoor (Staff)" w:date="2026-07-03T08:29:00Z" w16du:dateUtc="2026-07-03T07:29:00Z">
        <w:r w:rsidRPr="00ED7055">
          <w:t>First-pass ranking of database candidates</w:t>
        </w:r>
      </w:moveTo>
    </w:p>
    <w:p w14:paraId="598AE915" w14:textId="338EB3E8" w:rsidR="00CA69D9" w:rsidRDefault="00CA69D9" w:rsidP="00CA69D9">
      <w:pPr>
        <w:pStyle w:val="RSCB02ArticleText"/>
        <w:rPr>
          <w:ins w:id="38" w:author="Hasan Mansoor (Staff)" w:date="2026-07-03T08:59:00Z" w16du:dateUtc="2026-07-03T07:59:00Z"/>
        </w:rPr>
      </w:pPr>
      <w:ins w:id="39" w:author="Hasan Mansoor (Staff)" w:date="2026-07-03T08:59:00Z" w16du:dateUtc="2026-07-03T07:59:00Z">
        <w:r>
          <w:t xml:space="preserve">Using the results we are able to simulate a choice of candidates to assess </w:t>
        </w:r>
        <w:r w:rsidRPr="00CA69D9">
          <w:rPr>
            <w:b/>
            <w:bCs/>
            <w:rPrChange w:id="40" w:author="Hasan Mansoor (Staff)" w:date="2026-07-03T08:59:00Z" w16du:dateUtc="2026-07-03T07:59:00Z">
              <w:rPr/>
            </w:rPrChange>
          </w:rPr>
          <w:t>predictive power</w:t>
        </w:r>
        <w:r>
          <w:t>.</w:t>
        </w:r>
      </w:ins>
    </w:p>
    <w:p w14:paraId="2E582FBF" w14:textId="77777777" w:rsidR="00CA69D9" w:rsidRPr="00ED7055" w:rsidRDefault="00CA69D9" w:rsidP="00CA69D9">
      <w:pPr>
        <w:pStyle w:val="RSCB02ArticleText"/>
        <w:rPr>
          <w:moveTo w:id="41" w:author="Hasan Mansoor (Staff)" w:date="2026-07-03T08:29:00Z" w16du:dateUtc="2026-07-03T07:29:00Z"/>
        </w:rPr>
        <w:pPrChange w:id="42" w:author="Hasan Mansoor (Staff)" w:date="2026-07-03T08:58:00Z" w16du:dateUtc="2026-07-03T07:58:00Z">
          <w:pPr>
            <w:pStyle w:val="RSCB02ArticleText"/>
            <w:numPr>
              <w:numId w:val="18"/>
            </w:numPr>
            <w:ind w:left="720" w:hanging="360"/>
          </w:pPr>
        </w:pPrChange>
      </w:pPr>
    </w:p>
    <w:moveToRangeEnd w:id="30"/>
    <w:p w14:paraId="46AE70DC" w14:textId="2342660E" w:rsidR="00534AC2" w:rsidRDefault="007D0EF2" w:rsidP="007D0EF2">
      <w:pPr>
        <w:pStyle w:val="RSCB06BHeadingSub-Section"/>
        <w:rPr>
          <w:ins w:id="43" w:author="Hasan Mansoor (Staff)" w:date="2026-07-03T08:37:00Z" w16du:dateUtc="2026-07-03T07:37:00Z"/>
        </w:rPr>
      </w:pPr>
      <w:ins w:id="44" w:author="Hasan Mansoor (Staff)" w:date="2026-07-03T08:36:00Z" w16du:dateUtc="2026-07-03T07:36:00Z">
        <w:r>
          <w:t>Second Stage Two Class Labelling model (S</w:t>
        </w:r>
      </w:ins>
      <w:ins w:id="45" w:author="Hasan Mansoor (Staff)" w:date="2026-07-03T08:37:00Z" w16du:dateUtc="2026-07-03T07:37:00Z">
        <w:r>
          <w:t>VM</w:t>
        </w:r>
      </w:ins>
      <w:ins w:id="46" w:author="Hasan Mansoor (Staff)" w:date="2026-07-03T08:36:00Z" w16du:dateUtc="2026-07-03T07:36:00Z">
        <w:r>
          <w:t>)</w:t>
        </w:r>
      </w:ins>
    </w:p>
    <w:p w14:paraId="7139CCE9" w14:textId="77777777" w:rsidR="007D0EF2" w:rsidRPr="007D0EF2" w:rsidRDefault="007D0EF2" w:rsidP="007D0EF2">
      <w:pPr>
        <w:pStyle w:val="RSCB02ArticleText"/>
        <w:numPr>
          <w:ilvl w:val="0"/>
          <w:numId w:val="15"/>
        </w:numPr>
        <w:tabs>
          <w:tab w:val="clear" w:pos="720"/>
          <w:tab w:val="num" w:pos="426"/>
        </w:tabs>
        <w:ind w:left="284" w:hanging="284"/>
        <w:rPr>
          <w:ins w:id="47" w:author="Hasan Mansoor (Staff)" w:date="2026-07-03T08:39:00Z" w16du:dateUtc="2026-07-03T07:39:00Z"/>
          <w:highlight w:val="green"/>
          <w:rPrChange w:id="48" w:author="Hasan Mansoor (Staff)" w:date="2026-07-03T08:39:00Z" w16du:dateUtc="2026-07-03T07:39:00Z">
            <w:rPr>
              <w:ins w:id="49" w:author="Hasan Mansoor (Staff)" w:date="2026-07-03T08:39:00Z" w16du:dateUtc="2026-07-03T07:39:00Z"/>
            </w:rPr>
          </w:rPrChange>
        </w:rPr>
      </w:pPr>
      <w:ins w:id="50" w:author="Hasan Mansoor (Staff)" w:date="2026-07-03T08:39:00Z" w16du:dateUtc="2026-07-03T07:39:00Z">
        <w:r w:rsidRPr="007D0EF2">
          <w:rPr>
            <w:highlight w:val="green"/>
            <w:rPrChange w:id="51" w:author="Hasan Mansoor (Staff)" w:date="2026-07-03T08:39:00Z" w16du:dateUtc="2026-07-03T07:39:00Z">
              <w:rPr/>
            </w:rPrChange>
          </w:rPr>
          <w:t>Closing the simulation–ML loop</w:t>
        </w:r>
      </w:ins>
    </w:p>
    <w:p w14:paraId="5177093E" w14:textId="77777777" w:rsidR="007D0EF2" w:rsidRDefault="007D0EF2" w:rsidP="007D0EF2">
      <w:pPr>
        <w:pStyle w:val="RSCB02ArticleText"/>
        <w:numPr>
          <w:ilvl w:val="0"/>
          <w:numId w:val="19"/>
        </w:numPr>
        <w:rPr>
          <w:ins w:id="52" w:author="Hasan Mansoor (Staff)" w:date="2026-07-03T08:39:00Z" w16du:dateUtc="2026-07-03T07:39:00Z"/>
        </w:rPr>
      </w:pPr>
      <w:ins w:id="53" w:author="Hasan Mansoor (Staff)" w:date="2026-07-03T08:39:00Z" w16du:dateUtc="2026-07-03T07:39:00Z">
        <w:r w:rsidRPr="00ED7055">
          <w:t>Selection of candidates across top / middle / low predicted ranges</w:t>
        </w:r>
      </w:ins>
    </w:p>
    <w:p w14:paraId="5EAA8070" w14:textId="77777777" w:rsidR="007D0EF2" w:rsidRDefault="007D0EF2" w:rsidP="007D0EF2">
      <w:pPr>
        <w:pStyle w:val="RSCB02ArticleText"/>
        <w:numPr>
          <w:ilvl w:val="0"/>
          <w:numId w:val="19"/>
        </w:numPr>
        <w:rPr>
          <w:ins w:id="54" w:author="Hasan Mansoor (Staff)" w:date="2026-07-03T08:39:00Z" w16du:dateUtc="2026-07-03T07:39:00Z"/>
        </w:rPr>
      </w:pPr>
      <w:ins w:id="55" w:author="Hasan Mansoor (Staff)" w:date="2026-07-03T08:39:00Z" w16du:dateUtc="2026-07-03T07:39:00Z">
        <w:r w:rsidRPr="00ED7055">
          <w:t>Simulation-derived adsorption-energy feedback</w:t>
        </w:r>
      </w:ins>
    </w:p>
    <w:p w14:paraId="4E0E3EA0" w14:textId="77777777" w:rsidR="007D0EF2" w:rsidRDefault="007D0EF2" w:rsidP="007D0EF2">
      <w:pPr>
        <w:pStyle w:val="RSCB02ArticleText"/>
        <w:numPr>
          <w:ilvl w:val="0"/>
          <w:numId w:val="19"/>
        </w:numPr>
        <w:rPr>
          <w:ins w:id="56" w:author="Hasan Mansoor (Staff)" w:date="2026-07-03T08:39:00Z" w16du:dateUtc="2026-07-03T07:39:00Z"/>
        </w:rPr>
      </w:pPr>
      <w:ins w:id="57" w:author="Hasan Mansoor (Staff)" w:date="2026-07-03T08:39:00Z" w16du:dateUtc="2026-07-03T07:39:00Z">
        <w:r w:rsidRPr="00ED7055">
          <w:t>Model updating across iterative rounds</w:t>
        </w:r>
      </w:ins>
    </w:p>
    <w:p w14:paraId="13855638" w14:textId="77777777" w:rsidR="007D0EF2" w:rsidRPr="00ED7055" w:rsidRDefault="007D0EF2" w:rsidP="007D0EF2">
      <w:pPr>
        <w:pStyle w:val="RSCB02ArticleText"/>
        <w:numPr>
          <w:ilvl w:val="0"/>
          <w:numId w:val="19"/>
        </w:numPr>
        <w:rPr>
          <w:ins w:id="58" w:author="Hasan Mansoor (Staff)" w:date="2026-07-03T08:39:00Z" w16du:dateUtc="2026-07-03T07:39:00Z"/>
        </w:rPr>
      </w:pPr>
      <w:ins w:id="59" w:author="Hasan Mansoor (Staff)" w:date="2026-07-03T08:39:00Z" w16du:dateUtc="2026-07-03T07:39:00Z">
        <w:r w:rsidRPr="00ED7055">
          <w:t>Convergence and error structure</w:t>
        </w:r>
        <w:r>
          <w:t xml:space="preserve"> (</w:t>
        </w:r>
        <w:r>
          <w:rPr>
            <w:b/>
            <w:bCs/>
          </w:rPr>
          <w:t>results</w:t>
        </w:r>
        <w:r>
          <w:t>)</w:t>
        </w:r>
      </w:ins>
    </w:p>
    <w:p w14:paraId="75C6F16C" w14:textId="77777777" w:rsidR="007D0EF2" w:rsidRDefault="007D0EF2" w:rsidP="007D0EF2">
      <w:pPr>
        <w:pStyle w:val="RSCB06BHeadingSub-Section"/>
        <w:rPr>
          <w:ins w:id="60" w:author="Hasan Mansoor (Staff)" w:date="2026-07-03T08:37:00Z" w16du:dateUtc="2026-07-03T07:37:00Z"/>
        </w:rPr>
      </w:pPr>
    </w:p>
    <w:p w14:paraId="021303FD" w14:textId="727DFFFF" w:rsidR="007D0EF2" w:rsidRDefault="007D0EF2" w:rsidP="007D0EF2">
      <w:pPr>
        <w:pStyle w:val="RSCB06BHeadingSub-Section"/>
        <w:rPr>
          <w:ins w:id="61" w:author="Hasan Mansoor (Staff)" w:date="2026-07-03T08:42:00Z" w16du:dateUtc="2026-07-03T07:42:00Z"/>
        </w:rPr>
      </w:pPr>
      <w:ins w:id="62" w:author="Hasan Mansoor (Staff)" w:date="2026-07-03T08:37:00Z" w16du:dateUtc="2026-07-03T07:37:00Z">
        <w:r>
          <w:t>Final Stage Recurrent Scoring model (SVR)</w:t>
        </w:r>
      </w:ins>
    </w:p>
    <w:p w14:paraId="7B631F21" w14:textId="20CE3B38" w:rsidR="00830C75" w:rsidRPr="00830C75" w:rsidRDefault="00830C75" w:rsidP="007D0EF2">
      <w:pPr>
        <w:pStyle w:val="RSCB06BHeadingSub-Section"/>
        <w:rPr>
          <w:b w:val="0"/>
          <w:bCs/>
          <w:rPrChange w:id="63" w:author="Hasan Mansoor (Staff)" w:date="2026-07-03T08:42:00Z" w16du:dateUtc="2026-07-03T07:42:00Z">
            <w:rPr/>
          </w:rPrChange>
        </w:rPr>
        <w:pPrChange w:id="64" w:author="Hasan Mansoor (Staff)" w:date="2026-07-03T08:35:00Z" w16du:dateUtc="2026-07-03T07:35:00Z">
          <w:pPr>
            <w:pStyle w:val="RSCB04AHeadingSection"/>
          </w:pPr>
        </w:pPrChange>
      </w:pPr>
      <w:ins w:id="65" w:author="Hasan Mansoor (Staff)" w:date="2026-07-03T08:42:00Z" w16du:dateUtc="2026-07-03T07:42:00Z">
        <w:r>
          <w:rPr>
            <w:b w:val="0"/>
            <w:bCs/>
          </w:rPr>
          <w:t>This stage will be presented as the looping stage where we d</w:t>
        </w:r>
      </w:ins>
      <w:ins w:id="66" w:author="Hasan Mansoor (Staff)" w:date="2026-07-03T08:43:00Z" w16du:dateUtc="2026-07-03T07:43:00Z">
        <w:r>
          <w:rPr>
            <w:b w:val="0"/>
            <w:bCs/>
          </w:rPr>
          <w:t xml:space="preserve">ecide termination (ideally) on some metric of convergences OR (not ideal) empirical </w:t>
        </w:r>
      </w:ins>
      <w:ins w:id="67" w:author="Hasan Mansoor (Staff)" w:date="2026-07-03T08:44:00Z" w16du:dateUtc="2026-07-03T07:44:00Z">
        <w:r>
          <w:rPr>
            <w:b w:val="0"/>
            <w:bCs/>
          </w:rPr>
          <w:t>expediency</w:t>
        </w:r>
      </w:ins>
      <w:ins w:id="68" w:author="Hasan Mansoor (Staff)" w:date="2026-07-03T08:58:00Z" w16du:dateUtc="2026-07-03T07:58:00Z">
        <w:r w:rsidR="00CA69D9">
          <w:rPr>
            <w:b w:val="0"/>
            <w:bCs/>
          </w:rPr>
          <w:t>/reality</w:t>
        </w:r>
      </w:ins>
      <w:ins w:id="69" w:author="Hasan Mansoor (Staff)" w:date="2026-07-03T08:44:00Z" w16du:dateUtc="2026-07-03T07:44:00Z">
        <w:r>
          <w:rPr>
            <w:b w:val="0"/>
            <w:bCs/>
          </w:rPr>
          <w:t>.</w:t>
        </w:r>
      </w:ins>
    </w:p>
    <w:p w14:paraId="67FA3301" w14:textId="09497C68" w:rsidR="00D426BC" w:rsidRDefault="00D426BC" w:rsidP="00D426BC">
      <w:pPr>
        <w:pStyle w:val="RSCB04AHeadingSection"/>
      </w:pPr>
      <w:r>
        <w:t>Results and Discussion</w:t>
      </w:r>
    </w:p>
    <w:p w14:paraId="69520C3E" w14:textId="77777777" w:rsidR="00FA2DA2" w:rsidRPr="00ED7055" w:rsidRDefault="00FA2DA2" w:rsidP="00FA2DA2">
      <w:pPr>
        <w:pStyle w:val="RSCB06BHeadingSub-Section"/>
        <w:rPr>
          <w:highlight w:val="yellow"/>
        </w:rPr>
      </w:pPr>
      <w:r w:rsidRPr="00ED7055">
        <w:rPr>
          <w:highlight w:val="yellow"/>
        </w:rPr>
        <w:t>B Headings should always be subordinate to A headings e.g. Synthetic procedures, Materials and methods, Crystallography.</w:t>
      </w:r>
    </w:p>
    <w:p w14:paraId="1601F6A1" w14:textId="529B5AAF" w:rsidR="00ED7055" w:rsidRPr="00ED7055" w:rsidRDefault="00FA2DA2" w:rsidP="00ED7055">
      <w:pPr>
        <w:pStyle w:val="RSCB08CHeadingIn-line"/>
        <w:rPr>
          <w:rFonts w:cs="Times New Roman"/>
          <w:b w:val="0"/>
          <w:w w:val="108"/>
          <w:szCs w:val="18"/>
          <w:highlight w:val="yellow"/>
        </w:rPr>
      </w:pPr>
      <w:r w:rsidRPr="00ED7055">
        <w:rPr>
          <w:highlight w:val="yellow"/>
        </w:rPr>
        <w:t xml:space="preserve">C headings should always be subordinate to B headings e.g. General procedure for synthesis of compound X. </w:t>
      </w:r>
      <w:r w:rsidRPr="00ED7055">
        <w:rPr>
          <w:rStyle w:val="RSCB02ArticleTextChar"/>
          <w:b w:val="0"/>
          <w:highlight w:val="yellow"/>
        </w:rPr>
        <w:t>The main paragraph text follows directly on here.</w:t>
      </w:r>
    </w:p>
    <w:p w14:paraId="77F7FC3C" w14:textId="7470A14D" w:rsidR="00EE3AFB" w:rsidRDefault="00C03CE1" w:rsidP="00B9392D">
      <w:pPr>
        <w:pStyle w:val="RSCB02ArticleText"/>
      </w:pPr>
      <w:r w:rsidRPr="00ED7055">
        <w:rPr>
          <w:highlight w:val="yellow"/>
        </w:rPr>
        <w:t xml:space="preserve">The main text </w:t>
      </w:r>
      <w:r w:rsidR="00EE3AFB" w:rsidRPr="00ED7055">
        <w:rPr>
          <w:highlight w:val="yellow"/>
        </w:rPr>
        <w:t xml:space="preserve">of </w:t>
      </w:r>
      <w:r w:rsidR="00FA2DA2" w:rsidRPr="00ED7055">
        <w:rPr>
          <w:highlight w:val="yellow"/>
        </w:rPr>
        <w:t>the article should appear here with headings as appropriate.</w:t>
      </w:r>
    </w:p>
    <w:p w14:paraId="1DF59760" w14:textId="77777777" w:rsidR="00ED7055" w:rsidRDefault="00ED7055" w:rsidP="00B9392D">
      <w:pPr>
        <w:pStyle w:val="RSCB02ArticleText"/>
      </w:pPr>
    </w:p>
    <w:p w14:paraId="56580948" w14:textId="352110DE" w:rsidR="00ED7055" w:rsidRPr="007D0EF2" w:rsidDel="00534AC2" w:rsidRDefault="00ED7055" w:rsidP="00ED7055">
      <w:pPr>
        <w:pStyle w:val="RSCB02ArticleText"/>
        <w:numPr>
          <w:ilvl w:val="0"/>
          <w:numId w:val="15"/>
        </w:numPr>
        <w:tabs>
          <w:tab w:val="clear" w:pos="720"/>
          <w:tab w:val="num" w:pos="426"/>
        </w:tabs>
        <w:ind w:left="284" w:hanging="284"/>
        <w:rPr>
          <w:moveFrom w:id="70" w:author="Hasan Mansoor (Staff)" w:date="2026-07-03T08:29:00Z" w16du:dateUtc="2026-07-03T07:29:00Z"/>
          <w:highlight w:val="green"/>
          <w:rPrChange w:id="71" w:author="Hasan Mansoor (Staff)" w:date="2026-07-03T08:40:00Z" w16du:dateUtc="2026-07-03T07:40:00Z">
            <w:rPr>
              <w:moveFrom w:id="72" w:author="Hasan Mansoor (Staff)" w:date="2026-07-03T08:29:00Z" w16du:dateUtc="2026-07-03T07:29:00Z"/>
            </w:rPr>
          </w:rPrChange>
        </w:rPr>
      </w:pPr>
      <w:moveFromRangeStart w:id="73" w:author="Hasan Mansoor (Staff)" w:date="2026-07-03T08:29:00Z" w:name="move233959773"/>
      <w:moveFrom w:id="74" w:author="Hasan Mansoor (Staff)" w:date="2026-07-03T08:29:00Z" w16du:dateUtc="2026-07-03T07:29:00Z">
        <w:r w:rsidRPr="007D0EF2" w:rsidDel="00534AC2">
          <w:rPr>
            <w:highlight w:val="green"/>
          </w:rPr>
          <w:t>Establishing the baseline predictive model</w:t>
        </w:r>
      </w:moveFrom>
    </w:p>
    <w:p w14:paraId="4744CC12" w14:textId="5F48AF0D" w:rsidR="002F43DC" w:rsidRPr="007D0EF2" w:rsidDel="00534AC2" w:rsidRDefault="00ED7055" w:rsidP="002F43DC">
      <w:pPr>
        <w:pStyle w:val="RSCB02ArticleText"/>
        <w:numPr>
          <w:ilvl w:val="0"/>
          <w:numId w:val="18"/>
        </w:numPr>
        <w:rPr>
          <w:moveFrom w:id="75" w:author="Hasan Mansoor (Staff)" w:date="2026-07-03T08:29:00Z" w16du:dateUtc="2026-07-03T07:29:00Z"/>
          <w:highlight w:val="green"/>
          <w:rPrChange w:id="76" w:author="Hasan Mansoor (Staff)" w:date="2026-07-03T08:40:00Z" w16du:dateUtc="2026-07-03T07:40:00Z">
            <w:rPr>
              <w:moveFrom w:id="77" w:author="Hasan Mansoor (Staff)" w:date="2026-07-03T08:29:00Z" w16du:dateUtc="2026-07-03T07:29:00Z"/>
            </w:rPr>
          </w:rPrChange>
        </w:rPr>
      </w:pPr>
      <w:moveFrom w:id="78" w:author="Hasan Mansoor (Staff)" w:date="2026-07-03T08:29:00Z" w16du:dateUtc="2026-07-03T07:29:00Z">
        <w:r w:rsidRPr="007D0EF2" w:rsidDel="00534AC2">
          <w:rPr>
            <w:highlight w:val="green"/>
            <w:rPrChange w:id="79" w:author="Hasan Mansoor (Staff)" w:date="2026-07-03T08:40:00Z" w16du:dateUtc="2026-07-03T07:40:00Z">
              <w:rPr/>
            </w:rPrChange>
          </w:rPr>
          <w:t>Initial model trained on labelled data</w:t>
        </w:r>
      </w:moveFrom>
    </w:p>
    <w:p w14:paraId="22F78943" w14:textId="2F00071A" w:rsidR="002F43DC" w:rsidRPr="007D0EF2" w:rsidDel="00534AC2" w:rsidRDefault="00ED7055" w:rsidP="002F43DC">
      <w:pPr>
        <w:pStyle w:val="RSCB02ArticleText"/>
        <w:numPr>
          <w:ilvl w:val="0"/>
          <w:numId w:val="18"/>
        </w:numPr>
        <w:rPr>
          <w:moveFrom w:id="80" w:author="Hasan Mansoor (Staff)" w:date="2026-07-03T08:29:00Z" w16du:dateUtc="2026-07-03T07:29:00Z"/>
          <w:highlight w:val="green"/>
          <w:rPrChange w:id="81" w:author="Hasan Mansoor (Staff)" w:date="2026-07-03T08:40:00Z" w16du:dateUtc="2026-07-03T07:40:00Z">
            <w:rPr>
              <w:moveFrom w:id="82" w:author="Hasan Mansoor (Staff)" w:date="2026-07-03T08:29:00Z" w16du:dateUtc="2026-07-03T07:29:00Z"/>
            </w:rPr>
          </w:rPrChange>
        </w:rPr>
      </w:pPr>
      <w:moveFrom w:id="83" w:author="Hasan Mansoor (Staff)" w:date="2026-07-03T08:29:00Z" w16du:dateUtc="2026-07-03T07:29:00Z">
        <w:r w:rsidRPr="007D0EF2" w:rsidDel="00534AC2">
          <w:rPr>
            <w:highlight w:val="green"/>
            <w:rPrChange w:id="84" w:author="Hasan Mansoor (Staff)" w:date="2026-07-03T08:40:00Z" w16du:dateUtc="2026-07-03T07:40:00Z">
              <w:rPr/>
            </w:rPrChange>
          </w:rPr>
          <w:t>Positive-only or highly imbalanced learning rationale</w:t>
        </w:r>
      </w:moveFrom>
    </w:p>
    <w:p w14:paraId="260B950B" w14:textId="10D1C58B" w:rsidR="00ED7055" w:rsidRPr="007D0EF2" w:rsidDel="00534AC2" w:rsidRDefault="00ED7055" w:rsidP="002F43DC">
      <w:pPr>
        <w:pStyle w:val="RSCB02ArticleText"/>
        <w:numPr>
          <w:ilvl w:val="0"/>
          <w:numId w:val="18"/>
        </w:numPr>
        <w:rPr>
          <w:moveFrom w:id="85" w:author="Hasan Mansoor (Staff)" w:date="2026-07-03T08:29:00Z" w16du:dateUtc="2026-07-03T07:29:00Z"/>
          <w:highlight w:val="green"/>
          <w:rPrChange w:id="86" w:author="Hasan Mansoor (Staff)" w:date="2026-07-03T08:40:00Z" w16du:dateUtc="2026-07-03T07:40:00Z">
            <w:rPr>
              <w:moveFrom w:id="87" w:author="Hasan Mansoor (Staff)" w:date="2026-07-03T08:29:00Z" w16du:dateUtc="2026-07-03T07:29:00Z"/>
            </w:rPr>
          </w:rPrChange>
        </w:rPr>
      </w:pPr>
      <w:moveFrom w:id="88" w:author="Hasan Mansoor (Staff)" w:date="2026-07-03T08:29:00Z" w16du:dateUtc="2026-07-03T07:29:00Z">
        <w:r w:rsidRPr="007D0EF2" w:rsidDel="00534AC2">
          <w:rPr>
            <w:highlight w:val="green"/>
            <w:rPrChange w:id="89" w:author="Hasan Mansoor (Staff)" w:date="2026-07-03T08:40:00Z" w16du:dateUtc="2026-07-03T07:40:00Z">
              <w:rPr/>
            </w:rPrChange>
          </w:rPr>
          <w:t>First-pass ranking of database candidates</w:t>
        </w:r>
      </w:moveFrom>
    </w:p>
    <w:moveFromRangeEnd w:id="73"/>
    <w:p w14:paraId="49C144FA" w14:textId="1AFD2093" w:rsidR="0013361B" w:rsidRPr="007D0EF2" w:rsidDel="007D0EF2" w:rsidRDefault="00ED7055" w:rsidP="0013361B">
      <w:pPr>
        <w:pStyle w:val="RSCB02ArticleText"/>
        <w:numPr>
          <w:ilvl w:val="0"/>
          <w:numId w:val="15"/>
        </w:numPr>
        <w:tabs>
          <w:tab w:val="clear" w:pos="720"/>
          <w:tab w:val="num" w:pos="426"/>
        </w:tabs>
        <w:ind w:left="284" w:hanging="284"/>
        <w:rPr>
          <w:del w:id="90" w:author="Hasan Mansoor (Staff)" w:date="2026-07-03T08:38:00Z" w16du:dateUtc="2026-07-03T07:38:00Z"/>
          <w:highlight w:val="green"/>
          <w:rPrChange w:id="91" w:author="Hasan Mansoor (Staff)" w:date="2026-07-03T08:40:00Z" w16du:dateUtc="2026-07-03T07:40:00Z">
            <w:rPr>
              <w:del w:id="92" w:author="Hasan Mansoor (Staff)" w:date="2026-07-03T08:38:00Z" w16du:dateUtc="2026-07-03T07:38:00Z"/>
            </w:rPr>
          </w:rPrChange>
        </w:rPr>
      </w:pPr>
      <w:del w:id="93" w:author="Hasan Mansoor (Staff)" w:date="2026-07-03T08:38:00Z" w16du:dateUtc="2026-07-03T07:38:00Z">
        <w:r w:rsidRPr="007D0EF2" w:rsidDel="007D0EF2">
          <w:rPr>
            <w:highlight w:val="green"/>
            <w:rPrChange w:id="94" w:author="Hasan Mansoor (Staff)" w:date="2026-07-03T08:40:00Z" w16du:dateUtc="2026-07-03T07:40:00Z">
              <w:rPr/>
            </w:rPrChange>
          </w:rPr>
          <w:delText>Closing the simulation–ML loop</w:delText>
        </w:r>
      </w:del>
    </w:p>
    <w:p w14:paraId="6B84982D" w14:textId="144407AF" w:rsidR="0013361B" w:rsidRPr="007D0EF2" w:rsidDel="007D0EF2" w:rsidRDefault="00ED7055" w:rsidP="0013361B">
      <w:pPr>
        <w:pStyle w:val="RSCB02ArticleText"/>
        <w:numPr>
          <w:ilvl w:val="0"/>
          <w:numId w:val="19"/>
        </w:numPr>
        <w:rPr>
          <w:del w:id="95" w:author="Hasan Mansoor (Staff)" w:date="2026-07-03T08:38:00Z" w16du:dateUtc="2026-07-03T07:38:00Z"/>
          <w:highlight w:val="green"/>
          <w:rPrChange w:id="96" w:author="Hasan Mansoor (Staff)" w:date="2026-07-03T08:40:00Z" w16du:dateUtc="2026-07-03T07:40:00Z">
            <w:rPr>
              <w:del w:id="97" w:author="Hasan Mansoor (Staff)" w:date="2026-07-03T08:38:00Z" w16du:dateUtc="2026-07-03T07:38:00Z"/>
            </w:rPr>
          </w:rPrChange>
        </w:rPr>
      </w:pPr>
      <w:del w:id="98" w:author="Hasan Mansoor (Staff)" w:date="2026-07-03T08:38:00Z" w16du:dateUtc="2026-07-03T07:38:00Z">
        <w:r w:rsidRPr="007D0EF2" w:rsidDel="007D0EF2">
          <w:rPr>
            <w:highlight w:val="green"/>
            <w:rPrChange w:id="99" w:author="Hasan Mansoor (Staff)" w:date="2026-07-03T08:40:00Z" w16du:dateUtc="2026-07-03T07:40:00Z">
              <w:rPr/>
            </w:rPrChange>
          </w:rPr>
          <w:delText>Selection of candidates across top / middle / low predicted ranges</w:delText>
        </w:r>
      </w:del>
    </w:p>
    <w:p w14:paraId="316A922E" w14:textId="1B17DAD8" w:rsidR="0013361B" w:rsidRPr="007D0EF2" w:rsidDel="007D0EF2" w:rsidRDefault="00ED7055" w:rsidP="0013361B">
      <w:pPr>
        <w:pStyle w:val="RSCB02ArticleText"/>
        <w:numPr>
          <w:ilvl w:val="0"/>
          <w:numId w:val="19"/>
        </w:numPr>
        <w:rPr>
          <w:del w:id="100" w:author="Hasan Mansoor (Staff)" w:date="2026-07-03T08:38:00Z" w16du:dateUtc="2026-07-03T07:38:00Z"/>
          <w:highlight w:val="green"/>
          <w:rPrChange w:id="101" w:author="Hasan Mansoor (Staff)" w:date="2026-07-03T08:40:00Z" w16du:dateUtc="2026-07-03T07:40:00Z">
            <w:rPr>
              <w:del w:id="102" w:author="Hasan Mansoor (Staff)" w:date="2026-07-03T08:38:00Z" w16du:dateUtc="2026-07-03T07:38:00Z"/>
            </w:rPr>
          </w:rPrChange>
        </w:rPr>
      </w:pPr>
      <w:del w:id="103" w:author="Hasan Mansoor (Staff)" w:date="2026-07-03T08:38:00Z" w16du:dateUtc="2026-07-03T07:38:00Z">
        <w:r w:rsidRPr="007D0EF2" w:rsidDel="007D0EF2">
          <w:rPr>
            <w:highlight w:val="green"/>
            <w:rPrChange w:id="104" w:author="Hasan Mansoor (Staff)" w:date="2026-07-03T08:40:00Z" w16du:dateUtc="2026-07-03T07:40:00Z">
              <w:rPr/>
            </w:rPrChange>
          </w:rPr>
          <w:delText>Simulation-derived adsorption-energy feedback</w:delText>
        </w:r>
      </w:del>
    </w:p>
    <w:p w14:paraId="6717D19F" w14:textId="36C77E4A" w:rsidR="0013361B" w:rsidRPr="007D0EF2" w:rsidDel="007D0EF2" w:rsidRDefault="00ED7055" w:rsidP="0013361B">
      <w:pPr>
        <w:pStyle w:val="RSCB02ArticleText"/>
        <w:numPr>
          <w:ilvl w:val="0"/>
          <w:numId w:val="19"/>
        </w:numPr>
        <w:rPr>
          <w:del w:id="105" w:author="Hasan Mansoor (Staff)" w:date="2026-07-03T08:38:00Z" w16du:dateUtc="2026-07-03T07:38:00Z"/>
          <w:highlight w:val="green"/>
          <w:rPrChange w:id="106" w:author="Hasan Mansoor (Staff)" w:date="2026-07-03T08:40:00Z" w16du:dateUtc="2026-07-03T07:40:00Z">
            <w:rPr>
              <w:del w:id="107" w:author="Hasan Mansoor (Staff)" w:date="2026-07-03T08:38:00Z" w16du:dateUtc="2026-07-03T07:38:00Z"/>
            </w:rPr>
          </w:rPrChange>
        </w:rPr>
      </w:pPr>
      <w:del w:id="108" w:author="Hasan Mansoor (Staff)" w:date="2026-07-03T08:38:00Z" w16du:dateUtc="2026-07-03T07:38:00Z">
        <w:r w:rsidRPr="007D0EF2" w:rsidDel="007D0EF2">
          <w:rPr>
            <w:highlight w:val="green"/>
            <w:rPrChange w:id="109" w:author="Hasan Mansoor (Staff)" w:date="2026-07-03T08:40:00Z" w16du:dateUtc="2026-07-03T07:40:00Z">
              <w:rPr/>
            </w:rPrChange>
          </w:rPr>
          <w:delText>Model updating across iterative rounds</w:delText>
        </w:r>
      </w:del>
    </w:p>
    <w:p w14:paraId="0D8C6D24" w14:textId="240840BB" w:rsidR="00ED7055" w:rsidRPr="007D0EF2" w:rsidDel="007D0EF2" w:rsidRDefault="00ED7055" w:rsidP="0013361B">
      <w:pPr>
        <w:pStyle w:val="RSCB02ArticleText"/>
        <w:numPr>
          <w:ilvl w:val="0"/>
          <w:numId w:val="19"/>
        </w:numPr>
        <w:rPr>
          <w:del w:id="110" w:author="Hasan Mansoor (Staff)" w:date="2026-07-03T08:38:00Z" w16du:dateUtc="2026-07-03T07:38:00Z"/>
          <w:highlight w:val="green"/>
          <w:rPrChange w:id="111" w:author="Hasan Mansoor (Staff)" w:date="2026-07-03T08:40:00Z" w16du:dateUtc="2026-07-03T07:40:00Z">
            <w:rPr>
              <w:del w:id="112" w:author="Hasan Mansoor (Staff)" w:date="2026-07-03T08:38:00Z" w16du:dateUtc="2026-07-03T07:38:00Z"/>
            </w:rPr>
          </w:rPrChange>
        </w:rPr>
      </w:pPr>
      <w:del w:id="113" w:author="Hasan Mansoor (Staff)" w:date="2026-07-03T08:38:00Z" w16du:dateUtc="2026-07-03T07:38:00Z">
        <w:r w:rsidRPr="007D0EF2" w:rsidDel="007D0EF2">
          <w:rPr>
            <w:highlight w:val="green"/>
            <w:rPrChange w:id="114" w:author="Hasan Mansoor (Staff)" w:date="2026-07-03T08:40:00Z" w16du:dateUtc="2026-07-03T07:40:00Z">
              <w:rPr/>
            </w:rPrChange>
          </w:rPr>
          <w:delText>Convergence and error structure</w:delText>
        </w:r>
      </w:del>
    </w:p>
    <w:p w14:paraId="7F4A47B3" w14:textId="77777777" w:rsidR="003F6C57" w:rsidRPr="007D0EF2" w:rsidRDefault="00ED7055" w:rsidP="003F6C57">
      <w:pPr>
        <w:pStyle w:val="RSCB02ArticleText"/>
        <w:numPr>
          <w:ilvl w:val="0"/>
          <w:numId w:val="15"/>
        </w:numPr>
        <w:tabs>
          <w:tab w:val="clear" w:pos="720"/>
          <w:tab w:val="num" w:pos="426"/>
        </w:tabs>
        <w:ind w:left="284" w:hanging="284"/>
        <w:rPr>
          <w:highlight w:val="green"/>
          <w:rPrChange w:id="115" w:author="Hasan Mansoor (Staff)" w:date="2026-07-03T08:40:00Z" w16du:dateUtc="2026-07-03T07:40:00Z">
            <w:rPr/>
          </w:rPrChange>
        </w:rPr>
      </w:pPr>
      <w:r w:rsidRPr="007D0EF2">
        <w:rPr>
          <w:highlight w:val="green"/>
          <w:rPrChange w:id="116" w:author="Hasan Mansoor (Staff)" w:date="2026-07-03T08:40:00Z" w16du:dateUtc="2026-07-03T07:40:00Z">
            <w:rPr/>
          </w:rPrChange>
        </w:rPr>
        <w:t>What controls predicted PFOA affinity</w:t>
      </w:r>
    </w:p>
    <w:p w14:paraId="6AA60FD2" w14:textId="77777777" w:rsidR="003F6C57" w:rsidRDefault="00ED7055" w:rsidP="003F6C57">
      <w:pPr>
        <w:pStyle w:val="RSCB02ArticleText"/>
        <w:numPr>
          <w:ilvl w:val="0"/>
          <w:numId w:val="20"/>
        </w:numPr>
      </w:pPr>
      <w:r w:rsidRPr="00ED7055">
        <w:t>Contribution of pore descriptors</w:t>
      </w:r>
    </w:p>
    <w:p w14:paraId="45ED5E60" w14:textId="77777777" w:rsidR="003F6C57" w:rsidRDefault="00ED7055" w:rsidP="003F6C57">
      <w:pPr>
        <w:pStyle w:val="RSCB02ArticleText"/>
        <w:numPr>
          <w:ilvl w:val="0"/>
          <w:numId w:val="20"/>
        </w:numPr>
      </w:pPr>
      <w:r w:rsidRPr="00ED7055">
        <w:t>Contribution of surface / chemical descriptors</w:t>
      </w:r>
    </w:p>
    <w:p w14:paraId="20C85156" w14:textId="77777777" w:rsidR="003F6C57" w:rsidRDefault="00ED7055" w:rsidP="003F6C57">
      <w:pPr>
        <w:pStyle w:val="RSCB02ArticleText"/>
        <w:numPr>
          <w:ilvl w:val="0"/>
          <w:numId w:val="20"/>
        </w:numPr>
      </w:pPr>
      <w:r w:rsidRPr="00ED7055">
        <w:t>Role of metal identity</w:t>
      </w:r>
    </w:p>
    <w:p w14:paraId="3EB4E440" w14:textId="18D0E405" w:rsidR="00ED7055" w:rsidRPr="00ED7055" w:rsidRDefault="00ED7055" w:rsidP="003F6C57">
      <w:pPr>
        <w:pStyle w:val="RSCB02ArticleText"/>
        <w:numPr>
          <w:ilvl w:val="0"/>
          <w:numId w:val="20"/>
        </w:numPr>
      </w:pPr>
      <w:r w:rsidRPr="00ED7055">
        <w:t>Emerging design rules for strong PFOA binding</w:t>
      </w:r>
    </w:p>
    <w:p w14:paraId="3CA542D7" w14:textId="2B339C3B" w:rsidR="00ED7055" w:rsidRPr="007D0EF2" w:rsidRDefault="00360FCC" w:rsidP="00ED7055">
      <w:pPr>
        <w:pStyle w:val="RSCB02ArticleText"/>
        <w:numPr>
          <w:ilvl w:val="0"/>
          <w:numId w:val="15"/>
        </w:numPr>
        <w:tabs>
          <w:tab w:val="clear" w:pos="720"/>
          <w:tab w:val="num" w:pos="426"/>
        </w:tabs>
        <w:ind w:left="284" w:hanging="284"/>
        <w:rPr>
          <w:highlight w:val="green"/>
          <w:rPrChange w:id="117" w:author="Hasan Mansoor (Staff)" w:date="2026-07-03T08:40:00Z" w16du:dateUtc="2026-07-03T07:40:00Z">
            <w:rPr/>
          </w:rPrChange>
        </w:rPr>
      </w:pPr>
      <w:r w:rsidRPr="007D0EF2">
        <w:rPr>
          <w:highlight w:val="green"/>
          <w:rPrChange w:id="118" w:author="Hasan Mansoor (Staff)" w:date="2026-07-03T08:40:00Z" w16du:dateUtc="2026-07-03T07:40:00Z">
            <w:rPr/>
          </w:rPrChange>
        </w:rPr>
        <w:t>Predictive</w:t>
      </w:r>
      <w:r w:rsidR="00ED7055" w:rsidRPr="007D0EF2">
        <w:rPr>
          <w:highlight w:val="green"/>
          <w:rPrChange w:id="119" w:author="Hasan Mansoor (Staff)" w:date="2026-07-03T08:40:00Z" w16du:dateUtc="2026-07-03T07:40:00Z">
            <w:rPr/>
          </w:rPrChange>
        </w:rPr>
        <w:t xml:space="preserve"> discovery of candidate </w:t>
      </w:r>
      <w:r w:rsidRPr="007D0EF2">
        <w:rPr>
          <w:highlight w:val="green"/>
          <w:rPrChange w:id="120" w:author="Hasan Mansoor (Staff)" w:date="2026-07-03T08:40:00Z" w16du:dateUtc="2026-07-03T07:40:00Z">
            <w:rPr/>
          </w:rPrChange>
        </w:rPr>
        <w:t xml:space="preserve">/ lead </w:t>
      </w:r>
      <w:r w:rsidR="00ED7055" w:rsidRPr="007D0EF2">
        <w:rPr>
          <w:highlight w:val="green"/>
          <w:rPrChange w:id="121" w:author="Hasan Mansoor (Staff)" w:date="2026-07-03T08:40:00Z" w16du:dateUtc="2026-07-03T07:40:00Z">
            <w:rPr/>
          </w:rPrChange>
        </w:rPr>
        <w:t>benchmark sorbents</w:t>
      </w:r>
    </w:p>
    <w:p w14:paraId="7868C69E" w14:textId="77777777" w:rsidR="00360FCC" w:rsidRDefault="00ED7055" w:rsidP="00360FCC">
      <w:pPr>
        <w:pStyle w:val="RSCB02ArticleText"/>
        <w:numPr>
          <w:ilvl w:val="0"/>
          <w:numId w:val="21"/>
        </w:numPr>
      </w:pPr>
      <w:r w:rsidRPr="00ED7055">
        <w:t>Ranked shortlist from the database search space</w:t>
      </w:r>
    </w:p>
    <w:p w14:paraId="115FE8CF" w14:textId="77777777" w:rsidR="00360FCC" w:rsidRDefault="00ED7055" w:rsidP="00360FCC">
      <w:pPr>
        <w:pStyle w:val="RSCB02ArticleText"/>
        <w:numPr>
          <w:ilvl w:val="0"/>
          <w:numId w:val="21"/>
        </w:numPr>
      </w:pPr>
      <w:r w:rsidRPr="00ED7055">
        <w:t>Agreement between simulation and model ranking</w:t>
      </w:r>
    </w:p>
    <w:p w14:paraId="146D480C" w14:textId="77777777" w:rsidR="00360FCC" w:rsidRPr="007D0EF2" w:rsidRDefault="00ED7055" w:rsidP="00360FCC">
      <w:pPr>
        <w:pStyle w:val="RSCB02ArticleText"/>
        <w:numPr>
          <w:ilvl w:val="0"/>
          <w:numId w:val="21"/>
        </w:numPr>
        <w:rPr>
          <w:highlight w:val="cyan"/>
          <w:rPrChange w:id="122" w:author="Hasan Mansoor (Staff)" w:date="2026-07-03T08:40:00Z" w16du:dateUtc="2026-07-03T07:40:00Z">
            <w:rPr/>
          </w:rPrChange>
        </w:rPr>
      </w:pPr>
      <w:r w:rsidRPr="007D0EF2">
        <w:rPr>
          <w:highlight w:val="cyan"/>
          <w:rPrChange w:id="123" w:author="Hasan Mansoor (Staff)" w:date="2026-07-03T08:40:00Z" w16du:dateUtc="2026-07-03T07:40:00Z">
            <w:rPr/>
          </w:rPrChange>
        </w:rPr>
        <w:t>Chemically interpretable reasons for high-ranking candidates</w:t>
      </w:r>
    </w:p>
    <w:p w14:paraId="3194BA68" w14:textId="60AAD2FE" w:rsidR="00ED7055" w:rsidRPr="007D0EF2" w:rsidRDefault="00ED7055" w:rsidP="00360FCC">
      <w:pPr>
        <w:pStyle w:val="RSCB02ArticleText"/>
        <w:numPr>
          <w:ilvl w:val="0"/>
          <w:numId w:val="21"/>
        </w:numPr>
        <w:rPr>
          <w:highlight w:val="cyan"/>
          <w:rPrChange w:id="124" w:author="Hasan Mansoor (Staff)" w:date="2026-07-03T08:40:00Z" w16du:dateUtc="2026-07-03T07:40:00Z">
            <w:rPr/>
          </w:rPrChange>
        </w:rPr>
      </w:pPr>
      <w:r w:rsidRPr="007D0EF2">
        <w:rPr>
          <w:highlight w:val="cyan"/>
          <w:rPrChange w:id="125" w:author="Hasan Mansoor (Staff)" w:date="2026-07-03T08:40:00Z" w16du:dateUtc="2026-07-03T07:40:00Z">
            <w:rPr/>
          </w:rPrChange>
        </w:rPr>
        <w:t>Which candidates should move to experiment first</w:t>
      </w:r>
    </w:p>
    <w:p w14:paraId="31BFF81B" w14:textId="77777777" w:rsidR="00ED7055" w:rsidRPr="00ED7055" w:rsidRDefault="00ED7055" w:rsidP="00ED7055">
      <w:pPr>
        <w:pStyle w:val="RSCB02ArticleText"/>
        <w:numPr>
          <w:ilvl w:val="0"/>
          <w:numId w:val="15"/>
        </w:numPr>
        <w:tabs>
          <w:tab w:val="clear" w:pos="720"/>
          <w:tab w:val="num" w:pos="426"/>
        </w:tabs>
        <w:ind w:left="284" w:hanging="284"/>
      </w:pPr>
      <w:r w:rsidRPr="00ED7055">
        <w:t>Broader implications</w:t>
      </w:r>
    </w:p>
    <w:p w14:paraId="039AAD3E" w14:textId="77777777" w:rsidR="00031EAD" w:rsidRDefault="00ED7055" w:rsidP="00031EAD">
      <w:pPr>
        <w:pStyle w:val="RSCB02ArticleText"/>
        <w:numPr>
          <w:ilvl w:val="0"/>
          <w:numId w:val="22"/>
        </w:numPr>
      </w:pPr>
      <w:r w:rsidRPr="00ED7055">
        <w:lastRenderedPageBreak/>
        <w:t>What the study says about predictive design of PFAS adsorbents</w:t>
      </w:r>
    </w:p>
    <w:p w14:paraId="1D093091" w14:textId="77777777" w:rsidR="00031EAD" w:rsidRDefault="00ED7055" w:rsidP="00031EAD">
      <w:pPr>
        <w:pStyle w:val="RSCB02ArticleText"/>
        <w:numPr>
          <w:ilvl w:val="0"/>
          <w:numId w:val="22"/>
        </w:numPr>
      </w:pPr>
      <w:r w:rsidRPr="00ED7055">
        <w:t>What remains PFOA-specific</w:t>
      </w:r>
    </w:p>
    <w:p w14:paraId="4D48510A" w14:textId="5FCE7905" w:rsidR="00031EAD" w:rsidRDefault="00ED7055" w:rsidP="00031EAD">
      <w:pPr>
        <w:pStyle w:val="RSCB02ArticleText"/>
        <w:numPr>
          <w:ilvl w:val="0"/>
          <w:numId w:val="22"/>
        </w:numPr>
      </w:pPr>
      <w:r w:rsidRPr="00ED7055">
        <w:t>What is likely to transfer to other PFAS classes</w:t>
      </w:r>
    </w:p>
    <w:p w14:paraId="52FEC819" w14:textId="64443572" w:rsidR="00031EAD" w:rsidRDefault="00092E7E" w:rsidP="00031EAD">
      <w:pPr>
        <w:pStyle w:val="RSCB04AHeadingSection"/>
      </w:pPr>
      <w:r>
        <w:t>Conclusions</w:t>
      </w:r>
    </w:p>
    <w:p w14:paraId="07190CC0" w14:textId="77777777" w:rsidR="00092E7E" w:rsidRPr="00092E7E" w:rsidRDefault="00092E7E" w:rsidP="00E93165">
      <w:pPr>
        <w:pStyle w:val="RSCB02ArticleText"/>
        <w:numPr>
          <w:ilvl w:val="1"/>
          <w:numId w:val="23"/>
        </w:numPr>
        <w:tabs>
          <w:tab w:val="clear" w:pos="1440"/>
        </w:tabs>
        <w:ind w:left="284" w:hanging="284"/>
      </w:pPr>
      <w:r w:rsidRPr="00092E7E">
        <w:t>Main answer to the title question</w:t>
      </w:r>
    </w:p>
    <w:p w14:paraId="670ACC9B" w14:textId="77777777" w:rsidR="00092E7E" w:rsidRPr="00092E7E" w:rsidRDefault="00092E7E" w:rsidP="00E93165">
      <w:pPr>
        <w:pStyle w:val="RSCB02ArticleText"/>
        <w:numPr>
          <w:ilvl w:val="1"/>
          <w:numId w:val="23"/>
        </w:numPr>
        <w:tabs>
          <w:tab w:val="clear" w:pos="1440"/>
        </w:tabs>
        <w:ind w:left="284" w:hanging="284"/>
      </w:pPr>
      <w:r w:rsidRPr="00092E7E">
        <w:t>What the model can already do reliably</w:t>
      </w:r>
    </w:p>
    <w:p w14:paraId="2458529E" w14:textId="77777777" w:rsidR="00092E7E" w:rsidRPr="00092E7E" w:rsidRDefault="00092E7E" w:rsidP="00E93165">
      <w:pPr>
        <w:pStyle w:val="RSCB02ArticleText"/>
        <w:numPr>
          <w:ilvl w:val="1"/>
          <w:numId w:val="23"/>
        </w:numPr>
        <w:tabs>
          <w:tab w:val="clear" w:pos="1440"/>
        </w:tabs>
        <w:ind w:left="284" w:hanging="284"/>
      </w:pPr>
      <w:r w:rsidRPr="00092E7E">
        <w:t>What the chemistry learns from the model</w:t>
      </w:r>
    </w:p>
    <w:p w14:paraId="6B6637FC" w14:textId="77777777" w:rsidR="00092E7E" w:rsidRPr="00092E7E" w:rsidRDefault="00092E7E" w:rsidP="00E93165">
      <w:pPr>
        <w:pStyle w:val="RSCB02ArticleText"/>
        <w:numPr>
          <w:ilvl w:val="1"/>
          <w:numId w:val="23"/>
        </w:numPr>
        <w:tabs>
          <w:tab w:val="clear" w:pos="1440"/>
        </w:tabs>
        <w:ind w:left="284" w:hanging="284"/>
      </w:pPr>
      <w:r w:rsidRPr="00092E7E">
        <w:t>Why the framework is useful for benchmark discovery</w:t>
      </w:r>
    </w:p>
    <w:p w14:paraId="4B7EAE6A" w14:textId="77777777" w:rsidR="00092E7E" w:rsidRPr="00092E7E" w:rsidRDefault="00092E7E" w:rsidP="00E93165">
      <w:pPr>
        <w:pStyle w:val="RSCB02ArticleText"/>
        <w:numPr>
          <w:ilvl w:val="1"/>
          <w:numId w:val="23"/>
        </w:numPr>
        <w:tabs>
          <w:tab w:val="clear" w:pos="1440"/>
        </w:tabs>
        <w:ind w:left="284" w:hanging="284"/>
      </w:pPr>
      <w:r w:rsidRPr="00092E7E">
        <w:t>Immediate next step: experimental validation of the top-ranked candidates</w:t>
      </w:r>
    </w:p>
    <w:p w14:paraId="7A2A685A" w14:textId="001080EF" w:rsidR="00ED7055" w:rsidRPr="00E93165" w:rsidRDefault="00092E7E" w:rsidP="00B9392D">
      <w:pPr>
        <w:pStyle w:val="RSCB02ArticleText"/>
        <w:numPr>
          <w:ilvl w:val="1"/>
          <w:numId w:val="23"/>
        </w:numPr>
        <w:tabs>
          <w:tab w:val="clear" w:pos="1440"/>
        </w:tabs>
        <w:ind w:left="284" w:hanging="284"/>
        <w:rPr>
          <w:rStyle w:val="06CHeading"/>
          <w:rFonts w:asciiTheme="minorHAnsi" w:hAnsiTheme="minorHAnsi"/>
          <w:b w:val="0"/>
          <w:smallCaps w:val="0"/>
        </w:rPr>
      </w:pPr>
      <w:r w:rsidRPr="00092E7E">
        <w:t>Long-term outlook: extension beyond PFOA and beyond MOFs</w:t>
      </w:r>
    </w:p>
    <w:p w14:paraId="6562A8D3" w14:textId="368BB619" w:rsidR="0055013A" w:rsidRDefault="0055013A" w:rsidP="00F57DC3">
      <w:pPr>
        <w:pStyle w:val="RSCB07BHeadingSub-Section-standalone"/>
      </w:pPr>
      <w:r w:rsidRPr="0055013A">
        <w:t>Experimental and computational methods</w:t>
      </w:r>
    </w:p>
    <w:p w14:paraId="56522AD8" w14:textId="77777777" w:rsidR="00E93165" w:rsidRPr="00E93165" w:rsidRDefault="00E93165" w:rsidP="00E93165">
      <w:pPr>
        <w:pStyle w:val="RSCB02ArticleText"/>
        <w:numPr>
          <w:ilvl w:val="0"/>
          <w:numId w:val="24"/>
        </w:numPr>
        <w:tabs>
          <w:tab w:val="clear" w:pos="720"/>
        </w:tabs>
        <w:ind w:left="284" w:hanging="284"/>
      </w:pPr>
      <w:r w:rsidRPr="00E93165">
        <w:t>Dataset assembly and curation criteria</w:t>
      </w:r>
    </w:p>
    <w:p w14:paraId="29428D7E" w14:textId="77777777" w:rsidR="00E93165" w:rsidRPr="00E93165" w:rsidRDefault="00E93165" w:rsidP="00E93165">
      <w:pPr>
        <w:pStyle w:val="RSCB02ArticleText"/>
        <w:numPr>
          <w:ilvl w:val="0"/>
          <w:numId w:val="24"/>
        </w:numPr>
        <w:tabs>
          <w:tab w:val="clear" w:pos="720"/>
        </w:tabs>
        <w:ind w:left="284" w:hanging="284"/>
      </w:pPr>
      <w:r w:rsidRPr="00E93165">
        <w:t>Descriptor calculation protocol</w:t>
      </w:r>
    </w:p>
    <w:p w14:paraId="793AD943" w14:textId="77777777" w:rsidR="00E93165" w:rsidRPr="00E93165" w:rsidRDefault="00E93165" w:rsidP="00E93165">
      <w:pPr>
        <w:pStyle w:val="RSCB02ArticleText"/>
        <w:numPr>
          <w:ilvl w:val="0"/>
          <w:numId w:val="24"/>
        </w:numPr>
        <w:tabs>
          <w:tab w:val="clear" w:pos="720"/>
        </w:tabs>
        <w:ind w:left="284" w:hanging="284"/>
      </w:pPr>
      <w:r w:rsidRPr="00E93165">
        <w:t>Database filtering rules</w:t>
      </w:r>
    </w:p>
    <w:p w14:paraId="61ADCBE9" w14:textId="77777777" w:rsidR="00E93165" w:rsidRPr="00E93165" w:rsidRDefault="00E93165" w:rsidP="00E93165">
      <w:pPr>
        <w:pStyle w:val="RSCB02ArticleText"/>
        <w:numPr>
          <w:ilvl w:val="0"/>
          <w:numId w:val="24"/>
        </w:numPr>
        <w:tabs>
          <w:tab w:val="clear" w:pos="720"/>
        </w:tabs>
        <w:ind w:left="284" w:hanging="284"/>
      </w:pPr>
      <w:r w:rsidRPr="00E93165">
        <w:t>Machine-learning workflow and validation strategy</w:t>
      </w:r>
    </w:p>
    <w:p w14:paraId="63748B20" w14:textId="77777777" w:rsidR="00E93165" w:rsidRPr="00E93165" w:rsidRDefault="00E93165" w:rsidP="00E93165">
      <w:pPr>
        <w:pStyle w:val="RSCB02ArticleText"/>
        <w:numPr>
          <w:ilvl w:val="0"/>
          <w:numId w:val="24"/>
        </w:numPr>
        <w:tabs>
          <w:tab w:val="clear" w:pos="720"/>
        </w:tabs>
        <w:ind w:left="284" w:hanging="284"/>
      </w:pPr>
      <w:r w:rsidRPr="00E93165">
        <w:t>Simulation workflow used for adsorption-energy evaluation</w:t>
      </w:r>
    </w:p>
    <w:p w14:paraId="090A3088" w14:textId="77777777" w:rsidR="00E93165" w:rsidRPr="00E93165" w:rsidRDefault="00E93165" w:rsidP="00E93165">
      <w:pPr>
        <w:pStyle w:val="RSCB02ArticleText"/>
        <w:numPr>
          <w:ilvl w:val="0"/>
          <w:numId w:val="24"/>
        </w:numPr>
        <w:tabs>
          <w:tab w:val="clear" w:pos="720"/>
        </w:tabs>
        <w:ind w:left="284" w:hanging="284"/>
      </w:pPr>
      <w:r w:rsidRPr="00E93165">
        <w:t>Reproducibility and uncertainty treatment</w:t>
      </w:r>
    </w:p>
    <w:p w14:paraId="66F48614" w14:textId="77777777" w:rsidR="00E93165" w:rsidRPr="00E93165" w:rsidRDefault="00E93165" w:rsidP="00E93165">
      <w:pPr>
        <w:pStyle w:val="RSCB02ArticleText"/>
        <w:numPr>
          <w:ilvl w:val="0"/>
          <w:numId w:val="24"/>
        </w:numPr>
        <w:tabs>
          <w:tab w:val="clear" w:pos="720"/>
        </w:tabs>
        <w:ind w:left="284" w:hanging="284"/>
      </w:pPr>
      <w:r w:rsidRPr="00E93165">
        <w:t>Statistical analysis and interpretability methods</w:t>
      </w:r>
    </w:p>
    <w:p w14:paraId="466E01EF" w14:textId="6D2CA238" w:rsidR="001925B0" w:rsidRDefault="001925B0" w:rsidP="001925B0">
      <w:pPr>
        <w:pStyle w:val="RSCB04AHeadingSection"/>
      </w:pPr>
      <w:r>
        <w:t xml:space="preserve">Author </w:t>
      </w:r>
      <w:r w:rsidR="00DB4B84">
        <w:t>c</w:t>
      </w:r>
      <w:r>
        <w:t>ontributions</w:t>
      </w:r>
    </w:p>
    <w:p w14:paraId="1F56C424" w14:textId="77777777" w:rsidR="00E44AF7" w:rsidRPr="00AC625E" w:rsidRDefault="00E44AF7" w:rsidP="00E44AF7">
      <w:pPr>
        <w:pStyle w:val="RSCB02ArticleText"/>
      </w:pPr>
      <w:r w:rsidRPr="00AC625E">
        <w:t>Conceptualisation</w:t>
      </w:r>
      <w:proofErr w:type="gramStart"/>
      <w:r>
        <w:t>: ;</w:t>
      </w:r>
      <w:proofErr w:type="gramEnd"/>
      <w:r>
        <w:t xml:space="preserve"> </w:t>
      </w:r>
      <w:r w:rsidRPr="00AC625E">
        <w:t>Descriptor generation and data mining</w:t>
      </w:r>
      <w:r>
        <w:t xml:space="preserve">: ; </w:t>
      </w:r>
      <w:r w:rsidRPr="00AC625E">
        <w:t>ML modelling</w:t>
      </w:r>
      <w:r>
        <w:t xml:space="preserve">: ; </w:t>
      </w:r>
      <w:r w:rsidRPr="00AC625E">
        <w:t>Simulation</w:t>
      </w:r>
      <w:r>
        <w:t xml:space="preserve">: ; </w:t>
      </w:r>
      <w:r w:rsidRPr="00AC625E">
        <w:t>Experimental validation</w:t>
      </w:r>
      <w:r>
        <w:t xml:space="preserve">: ; </w:t>
      </w:r>
      <w:r w:rsidRPr="00AC625E">
        <w:t>Writing and supervision</w:t>
      </w:r>
      <w:r>
        <w:t>: .</w:t>
      </w:r>
    </w:p>
    <w:p w14:paraId="054D045F" w14:textId="41B436D6" w:rsidR="001925B0" w:rsidRDefault="00966EEF" w:rsidP="008E14A6">
      <w:pPr>
        <w:pStyle w:val="RSCB02ArticleText"/>
      </w:pPr>
      <w:r w:rsidRPr="0025490A">
        <w:rPr>
          <w:noProof/>
          <w:lang w:eastAsia="en-GB"/>
        </w:rPr>
        <mc:AlternateContent>
          <mc:Choice Requires="wps">
            <w:drawing>
              <wp:anchor distT="0" distB="0" distL="114300" distR="114300" simplePos="0" relativeHeight="251658241" behindDoc="0" locked="0" layoutInCell="1" allowOverlap="1" wp14:anchorId="4CD97A5F" wp14:editId="10103D7A">
                <wp:simplePos x="0" y="0"/>
                <wp:positionH relativeFrom="margin">
                  <wp:posOffset>35560</wp:posOffset>
                </wp:positionH>
                <wp:positionV relativeFrom="page">
                  <wp:posOffset>1475105</wp:posOffset>
                </wp:positionV>
                <wp:extent cx="3137535" cy="3868420"/>
                <wp:effectExtent l="0" t="0" r="24765" b="17780"/>
                <wp:wrapTopAndBottom/>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7535" cy="3868420"/>
                        </a:xfrm>
                        <a:prstGeom prst="rect">
                          <a:avLst/>
                        </a:prstGeom>
                        <a:solidFill>
                          <a:srgbClr val="FFFFFF"/>
                        </a:solidFill>
                        <a:ln w="9525">
                          <a:solidFill>
                            <a:srgbClr val="000000">
                              <a:alpha val="40000"/>
                            </a:srgbClr>
                          </a:solidFill>
                          <a:miter lim="800000"/>
                          <a:headEnd/>
                          <a:tailEnd/>
                        </a:ln>
                      </wps:spPr>
                      <wps:txbx>
                        <w:txbxContent>
                          <w:p w14:paraId="6EDA4061" w14:textId="77777777" w:rsidR="00832766" w:rsidRPr="00966EEF" w:rsidRDefault="00832766" w:rsidP="00832766">
                            <w:pPr>
                              <w:pStyle w:val="05BHeading"/>
                              <w:spacing w:before="0"/>
                              <w:jc w:val="both"/>
                              <w:rPr>
                                <w:rFonts w:asciiTheme="minorHAnsi" w:hAnsiTheme="minorHAnsi"/>
                                <w:highlight w:val="yellow"/>
                              </w:rPr>
                            </w:pPr>
                            <w:r w:rsidRPr="00966EEF">
                              <w:rPr>
                                <w:rFonts w:asciiTheme="minorHAnsi" w:hAnsiTheme="minorHAnsi"/>
                                <w:highlight w:val="yellow"/>
                              </w:rPr>
                              <w:t>Formatting – please delete this box prior to submission</w:t>
                            </w:r>
                          </w:p>
                          <w:p w14:paraId="45E4AB8B" w14:textId="77777777" w:rsidR="00832766" w:rsidRPr="00966EEF" w:rsidRDefault="00832766" w:rsidP="00832766">
                            <w:pPr>
                              <w:pStyle w:val="RSCB02ArticleText"/>
                              <w:numPr>
                                <w:ilvl w:val="0"/>
                                <w:numId w:val="11"/>
                              </w:numPr>
                              <w:tabs>
                                <w:tab w:val="left" w:pos="284"/>
                              </w:tabs>
                              <w:spacing w:after="120"/>
                              <w:ind w:left="284" w:hanging="284"/>
                              <w:rPr>
                                <w:highlight w:val="yellow"/>
                              </w:rPr>
                            </w:pPr>
                            <w:r w:rsidRPr="00966EEF">
                              <w:rPr>
                                <w:highlight w:val="yellow"/>
                              </w:rPr>
                              <w:t>Our template aims to give you an idea of what your article will look like, however the final version will be formatted in our house style and may look different.</w:t>
                            </w:r>
                          </w:p>
                          <w:p w14:paraId="7095D952" w14:textId="77777777" w:rsidR="00832766" w:rsidRPr="00966EEF" w:rsidRDefault="00832766" w:rsidP="00832766">
                            <w:pPr>
                              <w:pStyle w:val="RSCB02ArticleText"/>
                              <w:numPr>
                                <w:ilvl w:val="0"/>
                                <w:numId w:val="11"/>
                              </w:numPr>
                              <w:tabs>
                                <w:tab w:val="left" w:pos="284"/>
                              </w:tabs>
                              <w:spacing w:after="120"/>
                              <w:ind w:left="284" w:hanging="284"/>
                              <w:rPr>
                                <w:highlight w:val="yellow"/>
                              </w:rPr>
                            </w:pPr>
                            <w:r w:rsidRPr="00966EEF">
                              <w:rPr>
                                <w:highlight w:val="yellow"/>
                              </w:rPr>
                              <w:t>Please consult the Styles menu for recommended formatting for all text, including footnotes, references, tables, images and captions.</w:t>
                            </w:r>
                          </w:p>
                          <w:p w14:paraId="3FBF1939" w14:textId="77777777" w:rsidR="00832766" w:rsidRPr="00966EEF" w:rsidRDefault="00832766" w:rsidP="00832766">
                            <w:pPr>
                              <w:pStyle w:val="RSCB02ArticleText"/>
                              <w:numPr>
                                <w:ilvl w:val="0"/>
                                <w:numId w:val="10"/>
                              </w:numPr>
                              <w:tabs>
                                <w:tab w:val="left" w:pos="284"/>
                              </w:tabs>
                              <w:spacing w:after="120"/>
                              <w:ind w:left="284" w:hanging="284"/>
                              <w:rPr>
                                <w:highlight w:val="yellow"/>
                              </w:rPr>
                            </w:pPr>
                            <w:r w:rsidRPr="00966EEF">
                              <w:rPr>
                                <w:highlight w:val="yellow"/>
                              </w:rPr>
                              <w:t>Text should not be wrapped around graphics.</w:t>
                            </w:r>
                          </w:p>
                          <w:p w14:paraId="671F4E76" w14:textId="77777777" w:rsidR="00832766" w:rsidRPr="00966EEF" w:rsidRDefault="00832766" w:rsidP="00832766">
                            <w:pPr>
                              <w:pStyle w:val="RSCB02ArticleText"/>
                              <w:spacing w:after="120"/>
                              <w:ind w:left="284"/>
                              <w:rPr>
                                <w:highlight w:val="yellow"/>
                              </w:rPr>
                            </w:pPr>
                            <w:r w:rsidRPr="00966EEF">
                              <w:rPr>
                                <w:highlight w:val="yellow"/>
                              </w:rPr>
                              <w:t>During production:</w:t>
                            </w:r>
                          </w:p>
                          <w:p w14:paraId="3711FABB" w14:textId="77777777" w:rsidR="00832766" w:rsidRPr="00966EEF" w:rsidRDefault="00832766" w:rsidP="00832766">
                            <w:pPr>
                              <w:pStyle w:val="RSCB02ArticleText"/>
                              <w:numPr>
                                <w:ilvl w:val="0"/>
                                <w:numId w:val="10"/>
                              </w:numPr>
                              <w:tabs>
                                <w:tab w:val="left" w:pos="284"/>
                              </w:tabs>
                              <w:spacing w:after="120"/>
                              <w:ind w:left="284" w:hanging="284"/>
                              <w:rPr>
                                <w:highlight w:val="yellow"/>
                              </w:rPr>
                            </w:pPr>
                            <w:r w:rsidRPr="00966EEF">
                              <w:rPr>
                                <w:highlight w:val="yellow"/>
                              </w:rPr>
                              <w:t xml:space="preserve">Graphics, including tables, will be located at the top or bottom of the column following their first citation in the text. Graphics can be single column or double column as appropriate and require captions. </w:t>
                            </w:r>
                          </w:p>
                          <w:p w14:paraId="47CCA70F" w14:textId="77777777" w:rsidR="00832766" w:rsidRPr="00966EEF" w:rsidRDefault="00832766" w:rsidP="00832766">
                            <w:pPr>
                              <w:pStyle w:val="RSCB02ArticleText"/>
                              <w:numPr>
                                <w:ilvl w:val="0"/>
                                <w:numId w:val="10"/>
                              </w:numPr>
                              <w:tabs>
                                <w:tab w:val="left" w:pos="284"/>
                              </w:tabs>
                              <w:spacing w:after="120"/>
                              <w:ind w:left="284" w:hanging="284"/>
                              <w:rPr>
                                <w:highlight w:val="yellow"/>
                              </w:rPr>
                            </w:pPr>
                            <w:r w:rsidRPr="00966EEF">
                              <w:rPr>
                                <w:highlight w:val="yellow"/>
                              </w:rPr>
                              <w:t>Equations will be placed in the flow of the text.</w:t>
                            </w:r>
                          </w:p>
                          <w:p w14:paraId="1131BD19" w14:textId="77777777" w:rsidR="00832766" w:rsidRPr="00966EEF" w:rsidRDefault="00832766" w:rsidP="00832766">
                            <w:pPr>
                              <w:pStyle w:val="RSCB02ArticleText"/>
                              <w:numPr>
                                <w:ilvl w:val="0"/>
                                <w:numId w:val="10"/>
                              </w:numPr>
                              <w:tabs>
                                <w:tab w:val="left" w:pos="284"/>
                              </w:tabs>
                              <w:spacing w:after="120"/>
                              <w:ind w:left="284" w:hanging="284"/>
                              <w:rPr>
                                <w:highlight w:val="yellow"/>
                              </w:rPr>
                            </w:pPr>
                            <w:r w:rsidRPr="00966EEF">
                              <w:rPr>
                                <w:highlight w:val="yellow"/>
                              </w:rPr>
                              <w:t>Sufficient space will be inserted around graphics for clarity of reading; a horizontal bar will also be used to separate all inserted graphics, tables and their captions from the text.</w:t>
                            </w:r>
                          </w:p>
                          <w:p w14:paraId="51DE91B0" w14:textId="7303C509" w:rsidR="00832766" w:rsidRDefault="00832766" w:rsidP="00966EEF">
                            <w:pPr>
                              <w:pStyle w:val="RSCB02ArticleText"/>
                            </w:pPr>
                            <w:r w:rsidRPr="00966EEF">
                              <w:rPr>
                                <w:highlight w:val="yellow"/>
                              </w:rPr>
                              <w:t xml:space="preserve">If you are experiencing difficulty using our template, please consult our ‘Using the Template’ guide, found </w:t>
                            </w:r>
                            <w:hyperlink r:id="rId17" w:history="1">
                              <w:r w:rsidRPr="00966EEF">
                                <w:rPr>
                                  <w:rStyle w:val="Hyperlink"/>
                                  <w:highlight w:val="yellow"/>
                                </w:rPr>
                                <w:t>here</w:t>
                              </w:r>
                            </w:hyperlink>
                            <w:r w:rsidRPr="00966EEF">
                              <w:rPr>
                                <w:highlight w:val="yellow"/>
                              </w:rPr>
                              <w:t>.</w:t>
                            </w:r>
                          </w:p>
                          <w:p w14:paraId="6287EE7E" w14:textId="77777777" w:rsidR="00832766" w:rsidRDefault="00832766" w:rsidP="00832766">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4CD97A5F" id="_x0000_s1027" type="#_x0000_t202" style="position:absolute;left:0;text-align:left;margin-left:2.8pt;margin-top:116.15pt;width:247.05pt;height:304.6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">
                <v:stroke opacity="26214f"/>
                <v:textbox>
                  <w:txbxContent>
                    <w:p w14:paraId="6EDA4061" w14:textId="77777777" w:rsidR="00832766" w:rsidRPr="00966EEF" w:rsidRDefault="00832766" w:rsidP="00832766">
                      <w:pPr>
                        <w:pStyle w:val="05BHeading"/>
                        <w:spacing w:before="0"/>
                        <w:jc w:val="both"/>
                        <w:rPr>
                          <w:rFonts w:asciiTheme="minorHAnsi" w:hAnsiTheme="minorHAnsi"/>
                          <w:highlight w:val="yellow"/>
                        </w:rPr>
                      </w:pPr>
                      <w:r w:rsidRPr="00966EEF">
                        <w:rPr>
                          <w:rFonts w:asciiTheme="minorHAnsi" w:hAnsiTheme="minorHAnsi"/>
                          <w:highlight w:val="yellow"/>
                        </w:rPr>
                        <w:t>Formatting – please delete this box prior to submission</w:t>
                      </w:r>
                    </w:p>
                    <w:p w14:paraId="45E4AB8B" w14:textId="77777777" w:rsidR="00832766" w:rsidRPr="00966EEF" w:rsidRDefault="00832766" w:rsidP="00832766">
                      <w:pPr>
                        <w:pStyle w:val="RSCB02ArticleText"/>
                        <w:numPr>
                          <w:ilvl w:val="0"/>
                          <w:numId w:val="11"/>
                        </w:numPr>
                        <w:tabs>
                          <w:tab w:val="left" w:pos="284"/>
                        </w:tabs>
                        <w:spacing w:after="120"/>
                        <w:ind w:left="284" w:hanging="284"/>
                        <w:rPr>
                          <w:highlight w:val="yellow"/>
                        </w:rPr>
                      </w:pPr>
                      <w:r w:rsidRPr="00966EEF">
                        <w:rPr>
                          <w:highlight w:val="yellow"/>
                        </w:rPr>
                        <w:t>Our template aims to give you an idea of what your article will look like, however the final version will be formatted in our house style and may look different.</w:t>
                      </w:r>
                    </w:p>
                    <w:p w14:paraId="7095D952" w14:textId="77777777" w:rsidR="00832766" w:rsidRPr="00966EEF" w:rsidRDefault="00832766" w:rsidP="00832766">
                      <w:pPr>
                        <w:pStyle w:val="RSCB02ArticleText"/>
                        <w:numPr>
                          <w:ilvl w:val="0"/>
                          <w:numId w:val="11"/>
                        </w:numPr>
                        <w:tabs>
                          <w:tab w:val="left" w:pos="284"/>
                        </w:tabs>
                        <w:spacing w:after="120"/>
                        <w:ind w:left="284" w:hanging="284"/>
                        <w:rPr>
                          <w:highlight w:val="yellow"/>
                        </w:rPr>
                      </w:pPr>
                      <w:r w:rsidRPr="00966EEF">
                        <w:rPr>
                          <w:highlight w:val="yellow"/>
                        </w:rPr>
                        <w:t>Please consult the Styles menu for recommended formatting for all text, including footnotes, references, tables, images and captions.</w:t>
                      </w:r>
                    </w:p>
                    <w:p w14:paraId="3FBF1939" w14:textId="77777777" w:rsidR="00832766" w:rsidRPr="00966EEF" w:rsidRDefault="00832766" w:rsidP="00832766">
                      <w:pPr>
                        <w:pStyle w:val="RSCB02ArticleText"/>
                        <w:numPr>
                          <w:ilvl w:val="0"/>
                          <w:numId w:val="10"/>
                        </w:numPr>
                        <w:tabs>
                          <w:tab w:val="left" w:pos="284"/>
                        </w:tabs>
                        <w:spacing w:after="120"/>
                        <w:ind w:left="284" w:hanging="284"/>
                        <w:rPr>
                          <w:highlight w:val="yellow"/>
                        </w:rPr>
                      </w:pPr>
                      <w:r w:rsidRPr="00966EEF">
                        <w:rPr>
                          <w:highlight w:val="yellow"/>
                        </w:rPr>
                        <w:t>Text should not be wrapped around graphics.</w:t>
                      </w:r>
                    </w:p>
                    <w:p w14:paraId="671F4E76" w14:textId="77777777" w:rsidR="00832766" w:rsidRPr="00966EEF" w:rsidRDefault="00832766" w:rsidP="00832766">
                      <w:pPr>
                        <w:pStyle w:val="RSCB02ArticleText"/>
                        <w:spacing w:after="120"/>
                        <w:ind w:left="284"/>
                        <w:rPr>
                          <w:highlight w:val="yellow"/>
                        </w:rPr>
                      </w:pPr>
                      <w:r w:rsidRPr="00966EEF">
                        <w:rPr>
                          <w:highlight w:val="yellow"/>
                        </w:rPr>
                        <w:t>During production:</w:t>
                      </w:r>
                    </w:p>
                    <w:p w14:paraId="3711FABB" w14:textId="77777777" w:rsidR="00832766" w:rsidRPr="00966EEF" w:rsidRDefault="00832766" w:rsidP="00832766">
                      <w:pPr>
                        <w:pStyle w:val="RSCB02ArticleText"/>
                        <w:numPr>
                          <w:ilvl w:val="0"/>
                          <w:numId w:val="10"/>
                        </w:numPr>
                        <w:tabs>
                          <w:tab w:val="left" w:pos="284"/>
                        </w:tabs>
                        <w:spacing w:after="120"/>
                        <w:ind w:left="284" w:hanging="284"/>
                        <w:rPr>
                          <w:highlight w:val="yellow"/>
                        </w:rPr>
                      </w:pPr>
                      <w:r w:rsidRPr="00966EEF">
                        <w:rPr>
                          <w:highlight w:val="yellow"/>
                        </w:rPr>
                        <w:t xml:space="preserve">Graphics, including tables, will be located at the top or bottom of the column following their first citation in the text. Graphics can be single column or double column as appropriate and require captions. </w:t>
                      </w:r>
                    </w:p>
                    <w:p w14:paraId="47CCA70F" w14:textId="77777777" w:rsidR="00832766" w:rsidRPr="00966EEF" w:rsidRDefault="00832766" w:rsidP="00832766">
                      <w:pPr>
                        <w:pStyle w:val="RSCB02ArticleText"/>
                        <w:numPr>
                          <w:ilvl w:val="0"/>
                          <w:numId w:val="10"/>
                        </w:numPr>
                        <w:tabs>
                          <w:tab w:val="left" w:pos="284"/>
                        </w:tabs>
                        <w:spacing w:after="120"/>
                        <w:ind w:left="284" w:hanging="284"/>
                        <w:rPr>
                          <w:highlight w:val="yellow"/>
                        </w:rPr>
                      </w:pPr>
                      <w:r w:rsidRPr="00966EEF">
                        <w:rPr>
                          <w:highlight w:val="yellow"/>
                        </w:rPr>
                        <w:t>Equations will be placed in the flow of the text.</w:t>
                      </w:r>
                    </w:p>
                    <w:p w14:paraId="1131BD19" w14:textId="77777777" w:rsidR="00832766" w:rsidRPr="00966EEF" w:rsidRDefault="00832766" w:rsidP="00832766">
                      <w:pPr>
                        <w:pStyle w:val="RSCB02ArticleText"/>
                        <w:numPr>
                          <w:ilvl w:val="0"/>
                          <w:numId w:val="10"/>
                        </w:numPr>
                        <w:tabs>
                          <w:tab w:val="left" w:pos="284"/>
                        </w:tabs>
                        <w:spacing w:after="120"/>
                        <w:ind w:left="284" w:hanging="284"/>
                        <w:rPr>
                          <w:highlight w:val="yellow"/>
                        </w:rPr>
                      </w:pPr>
                      <w:r w:rsidRPr="00966EEF">
                        <w:rPr>
                          <w:highlight w:val="yellow"/>
                        </w:rPr>
                        <w:t>Sufficient space will be inserted around graphics for clarity of reading; a horizontal bar will also be used to separate all inserted graphics, tables and their captions from the text.</w:t>
                      </w:r>
                    </w:p>
                    <w:p w14:paraId="51DE91B0" w14:textId="7303C509" w:rsidR="00832766" w:rsidRDefault="00832766" w:rsidP="00966EEF">
                      <w:pPr>
                        <w:pStyle w:val="RSCB02ArticleText"/>
                      </w:pPr>
                      <w:r w:rsidRPr="00966EEF">
                        <w:rPr>
                          <w:highlight w:val="yellow"/>
                        </w:rPr>
                        <w:t xml:space="preserve">If you are </w:t>
                      </w:r>
                      <w:proofErr w:type="gramStart"/>
                      <w:r w:rsidRPr="00966EEF">
                        <w:rPr>
                          <w:highlight w:val="yellow"/>
                        </w:rPr>
                        <w:t>experiencing difficulty</w:t>
                      </w:r>
                      <w:proofErr w:type="gramEnd"/>
                      <w:r w:rsidRPr="00966EEF">
                        <w:rPr>
                          <w:highlight w:val="yellow"/>
                        </w:rPr>
                        <w:t xml:space="preserve"> using our template, please consult our ‘Using the Template’ guide, found </w:t>
                      </w:r>
                      <w:hyperlink r:id="rId18" w:history="1">
                        <w:r w:rsidRPr="00966EEF">
                          <w:rPr>
                            <w:rStyle w:val="Hyperlink"/>
                            <w:highlight w:val="yellow"/>
                          </w:rPr>
                          <w:t>here</w:t>
                        </w:r>
                      </w:hyperlink>
                      <w:r w:rsidRPr="00966EEF">
                        <w:rPr>
                          <w:highlight w:val="yellow"/>
                        </w:rPr>
                        <w:t>.</w:t>
                      </w:r>
                    </w:p>
                    <w:p w14:paraId="6287EE7E" w14:textId="77777777" w:rsidR="00832766" w:rsidRDefault="00832766" w:rsidP="00832766">
                      <w:pPr>
                        <w:jc w:val="both"/>
                      </w:pPr>
                    </w:p>
                  </w:txbxContent>
                </v:textbox>
                <w10:wrap type="topAndBottom" anchorx="margin" anchory="page"/>
              </v:shape>
            </w:pict>
          </mc:Fallback>
        </mc:AlternateContent>
      </w:r>
      <w:r w:rsidR="001925B0" w:rsidRPr="00E44AF7">
        <w:rPr>
          <w:highlight w:val="yellow"/>
        </w:rPr>
        <w:t xml:space="preserve">We strongly encourage authors to include author contributions and recommend using </w:t>
      </w:r>
      <w:hyperlink r:id="rId19" w:history="1">
        <w:proofErr w:type="spellStart"/>
        <w:r w:rsidR="001925B0" w:rsidRPr="00E44AF7">
          <w:rPr>
            <w:rStyle w:val="Hyperlink"/>
            <w:highlight w:val="yellow"/>
          </w:rPr>
          <w:t>CRediT</w:t>
        </w:r>
        <w:proofErr w:type="spellEnd"/>
        <w:r w:rsidR="001925B0" w:rsidRPr="00E44AF7">
          <w:rPr>
            <w:rStyle w:val="Hyperlink"/>
            <w:highlight w:val="yellow"/>
            <w:u w:val="none"/>
          </w:rPr>
          <w:t xml:space="preserve"> </w:t>
        </w:r>
      </w:hyperlink>
      <w:r w:rsidR="001925B0" w:rsidRPr="00E44AF7">
        <w:rPr>
          <w:highlight w:val="yellow"/>
        </w:rPr>
        <w:t xml:space="preserve">for standardised contribution descriptions. Please refer to our general </w:t>
      </w:r>
      <w:hyperlink r:id="rId20" w:history="1">
        <w:r w:rsidR="001925B0" w:rsidRPr="00E44AF7">
          <w:rPr>
            <w:rStyle w:val="Hyperlink"/>
            <w:highlight w:val="yellow"/>
          </w:rPr>
          <w:t>author guidelines</w:t>
        </w:r>
      </w:hyperlink>
      <w:r w:rsidR="001925B0" w:rsidRPr="00E44AF7">
        <w:rPr>
          <w:highlight w:val="yellow"/>
        </w:rPr>
        <w:t xml:space="preserve"> for more information about authorship.</w:t>
      </w:r>
    </w:p>
    <w:p w14:paraId="177CDB0E" w14:textId="30DD831C" w:rsidR="00C9557D" w:rsidRDefault="00C9557D" w:rsidP="00C9557D">
      <w:pPr>
        <w:pStyle w:val="RSCB04AHeadingSection"/>
      </w:pPr>
      <w:r>
        <w:t>Conflict</w:t>
      </w:r>
      <w:r w:rsidR="00F05C18">
        <w:t>s</w:t>
      </w:r>
      <w:r>
        <w:t xml:space="preserve"> of interest</w:t>
      </w:r>
    </w:p>
    <w:p w14:paraId="01ABC64B" w14:textId="77777777" w:rsidR="00066722" w:rsidRDefault="00066722" w:rsidP="00092A52">
      <w:pPr>
        <w:pStyle w:val="RSCB04AHeadingSection"/>
        <w:rPr>
          <w:rFonts w:cs="Times New Roman"/>
          <w:b w:val="0"/>
          <w:w w:val="108"/>
          <w:sz w:val="18"/>
          <w:szCs w:val="18"/>
        </w:rPr>
      </w:pPr>
      <w:r w:rsidRPr="00066722">
        <w:rPr>
          <w:rFonts w:cs="Times New Roman"/>
          <w:b w:val="0"/>
          <w:w w:val="108"/>
          <w:sz w:val="18"/>
          <w:szCs w:val="18"/>
        </w:rPr>
        <w:t>The authors have no conflicts to declare.</w:t>
      </w:r>
    </w:p>
    <w:p w14:paraId="5A8D9D2F" w14:textId="7DF38114" w:rsidR="00092A52" w:rsidRDefault="00092A52" w:rsidP="00092A52">
      <w:pPr>
        <w:pStyle w:val="RSCB04AHeadingSection"/>
      </w:pPr>
      <w:r>
        <w:t>Data availability</w:t>
      </w:r>
    </w:p>
    <w:p w14:paraId="1C2813D3" w14:textId="0256048B" w:rsidR="00092A52" w:rsidRPr="00092A52" w:rsidRDefault="00092A52" w:rsidP="008E14A6">
      <w:pPr>
        <w:pStyle w:val="RSCB02ArticleText"/>
        <w:rPr>
          <w:b/>
        </w:rPr>
      </w:pPr>
      <w:r w:rsidRPr="00966EEF">
        <w:rPr>
          <w:highlight w:val="yellow"/>
        </w:rPr>
        <w:t xml:space="preserve">A data availability statement (DAS) is required to be submitted alongside all articles. Please read our </w:t>
      </w:r>
      <w:hyperlink r:id="rId21" w:anchor="dataavailabilitystatements" w:history="1">
        <w:r w:rsidRPr="00966EEF">
          <w:rPr>
            <w:rStyle w:val="Hyperlink"/>
            <w:highlight w:val="yellow"/>
          </w:rPr>
          <w:t>full guidance on data availability statements</w:t>
        </w:r>
      </w:hyperlink>
      <w:r w:rsidRPr="00966EEF">
        <w:rPr>
          <w:highlight w:val="yellow"/>
        </w:rPr>
        <w:t xml:space="preserve"> for more details and examples of suitable statements you can use.</w:t>
      </w:r>
    </w:p>
    <w:p w14:paraId="2B7CDDB1" w14:textId="64E7655A" w:rsidR="00FA2DA2" w:rsidRDefault="00FA2DA2" w:rsidP="00FA2DA2">
      <w:pPr>
        <w:pStyle w:val="RSCB04AHeadingSection"/>
      </w:pPr>
      <w:r>
        <w:t>Acknowledgements</w:t>
      </w:r>
    </w:p>
    <w:p w14:paraId="70519FF5" w14:textId="5F2E8376" w:rsidR="00FA2DA2" w:rsidRDefault="009402BC" w:rsidP="00FA2DA2">
      <w:pPr>
        <w:pStyle w:val="RSCB02ArticleText"/>
      </w:pPr>
      <w:r w:rsidRPr="009402BC">
        <w:t>The Irish Centre for High-End Computing (ICHEC) is acknowledged for the provision of computational facilities and support. The authors thank the Research Ireland grant awards 21/PATH-S/9454,</w:t>
      </w:r>
      <w:r>
        <w:t xml:space="preserve"> and</w:t>
      </w:r>
      <w:r w:rsidRPr="009402BC">
        <w:t xml:space="preserve"> the SSPC grant award 12/RC/2275_P2.</w:t>
      </w:r>
      <w:r w:rsidR="00E444F7">
        <w:t xml:space="preserve"> The </w:t>
      </w:r>
      <w:r w:rsidR="00E444F7" w:rsidRPr="00E444F7">
        <w:t>W</w:t>
      </w:r>
      <w:r w:rsidR="00E444F7">
        <w:t>ales Innovation Network-</w:t>
      </w:r>
      <w:r w:rsidR="00E444F7" w:rsidRPr="00E444F7">
        <w:t xml:space="preserve">Research Ireland </w:t>
      </w:r>
      <w:r w:rsidR="00E444F7">
        <w:t xml:space="preserve">Joint grant </w:t>
      </w:r>
      <w:r w:rsidR="00985254" w:rsidRPr="00985254">
        <w:t>22/PATH-S/9454s1</w:t>
      </w:r>
      <w:r w:rsidR="00985254">
        <w:t xml:space="preserve"> </w:t>
      </w:r>
      <w:r w:rsidR="00E444F7">
        <w:t xml:space="preserve">is gratefully acknowledged for generous support to this </w:t>
      </w:r>
      <w:r w:rsidR="00985254">
        <w:t xml:space="preserve">work. </w:t>
      </w:r>
    </w:p>
    <w:p w14:paraId="1892B867" w14:textId="7B758BE7" w:rsidR="00D010E8" w:rsidRPr="0047645B" w:rsidRDefault="00E61949" w:rsidP="004B701B">
      <w:pPr>
        <w:pStyle w:val="RSCB04AHeadingSection"/>
        <w:rPr>
          <w:sz w:val="18"/>
          <w:szCs w:val="18"/>
        </w:rPr>
      </w:pPr>
      <w:r w:rsidRPr="00240353">
        <w:t>Notes and references</w:t>
      </w:r>
    </w:p>
    <w:p w14:paraId="4FB9077B" w14:textId="7B255A01" w:rsidR="00EB5C28" w:rsidRPr="00966EEF" w:rsidRDefault="00D010E8" w:rsidP="00241ACD">
      <w:pPr>
        <w:pStyle w:val="RSCF02FootnotestoTitleAuthors"/>
        <w:spacing w:line="200" w:lineRule="exact"/>
        <w:rPr>
          <w:b/>
          <w:sz w:val="18"/>
          <w:szCs w:val="18"/>
          <w:highlight w:val="yellow"/>
        </w:rPr>
      </w:pPr>
      <w:r w:rsidRPr="00966EEF">
        <w:rPr>
          <w:sz w:val="18"/>
          <w:szCs w:val="18"/>
          <w:highlight w:val="yellow"/>
        </w:rPr>
        <w:t>‡</w:t>
      </w:r>
      <w:r w:rsidR="00D216BC" w:rsidRPr="00966EEF">
        <w:rPr>
          <w:sz w:val="18"/>
          <w:szCs w:val="18"/>
          <w:highlight w:val="yellow"/>
        </w:rPr>
        <w:t xml:space="preserve"> </w:t>
      </w:r>
      <w:r w:rsidR="00AD5483" w:rsidRPr="00966EEF">
        <w:rPr>
          <w:sz w:val="18"/>
          <w:szCs w:val="18"/>
          <w:highlight w:val="yellow"/>
        </w:rPr>
        <w:t xml:space="preserve">Footnotes relating to the main text should appear here. These might include comments relevant </w:t>
      </w:r>
      <w:r w:rsidR="0060627E" w:rsidRPr="00966EEF">
        <w:rPr>
          <w:sz w:val="18"/>
          <w:szCs w:val="18"/>
          <w:highlight w:val="yellow"/>
        </w:rPr>
        <w:t xml:space="preserve">not central to the matter under discussion, limited experimental </w:t>
      </w:r>
      <w:r w:rsidR="00AD5483" w:rsidRPr="00966EEF">
        <w:rPr>
          <w:sz w:val="18"/>
          <w:szCs w:val="18"/>
          <w:highlight w:val="yellow"/>
        </w:rPr>
        <w:t>and spectral data, and</w:t>
      </w:r>
      <w:r w:rsidR="00AD5483" w:rsidRPr="00241ACD">
        <w:rPr>
          <w:sz w:val="18"/>
          <w:szCs w:val="18"/>
        </w:rPr>
        <w:t xml:space="preserve"> </w:t>
      </w:r>
      <w:r w:rsidR="00AD5483" w:rsidRPr="00966EEF">
        <w:rPr>
          <w:sz w:val="18"/>
          <w:szCs w:val="18"/>
          <w:highlight w:val="yellow"/>
        </w:rPr>
        <w:t>crystallographic data.</w:t>
      </w:r>
    </w:p>
    <w:p w14:paraId="1407B7A4" w14:textId="25F0CEC3" w:rsidR="0047645B" w:rsidRPr="00966EEF" w:rsidRDefault="002A5421" w:rsidP="00241ACD">
      <w:pPr>
        <w:pStyle w:val="RSCF02FootnotestoTitleAuthors"/>
        <w:spacing w:line="200" w:lineRule="exact"/>
        <w:rPr>
          <w:sz w:val="18"/>
          <w:szCs w:val="18"/>
          <w:highlight w:val="yellow"/>
        </w:rPr>
      </w:pPr>
      <w:r w:rsidRPr="00966EEF">
        <w:rPr>
          <w:sz w:val="18"/>
          <w:szCs w:val="18"/>
          <w:highlight w:val="yellow"/>
        </w:rPr>
        <w:t>§</w:t>
      </w:r>
    </w:p>
    <w:p w14:paraId="075D194F" w14:textId="645DAC01" w:rsidR="002A5421" w:rsidRPr="00966EEF" w:rsidRDefault="002A5421" w:rsidP="00241ACD">
      <w:pPr>
        <w:pStyle w:val="RSCF02FootnotestoTitleAuthors"/>
        <w:spacing w:line="200" w:lineRule="exact"/>
        <w:rPr>
          <w:sz w:val="18"/>
          <w:szCs w:val="18"/>
          <w:highlight w:val="yellow"/>
        </w:rPr>
      </w:pPr>
      <w:r w:rsidRPr="00966EEF">
        <w:rPr>
          <w:sz w:val="18"/>
          <w:szCs w:val="18"/>
          <w:highlight w:val="yellow"/>
        </w:rPr>
        <w:t>§§</w:t>
      </w:r>
    </w:p>
    <w:p w14:paraId="19A0AC24" w14:textId="39ADFC4B" w:rsidR="002A5421" w:rsidRDefault="002A5421" w:rsidP="00241ACD">
      <w:pPr>
        <w:pStyle w:val="RSCF02FootnotestoTitleAuthors"/>
        <w:spacing w:line="200" w:lineRule="exact"/>
        <w:rPr>
          <w:sz w:val="18"/>
          <w:szCs w:val="18"/>
        </w:rPr>
      </w:pPr>
      <w:r w:rsidRPr="00966EEF">
        <w:rPr>
          <w:sz w:val="18"/>
          <w:szCs w:val="18"/>
          <w:highlight w:val="yellow"/>
        </w:rPr>
        <w:t>etc.</w:t>
      </w:r>
    </w:p>
    <w:p w14:paraId="62B4A3D5" w14:textId="77777777" w:rsidR="00832766" w:rsidRPr="00241ACD" w:rsidRDefault="00832766" w:rsidP="00241ACD">
      <w:pPr>
        <w:pStyle w:val="RSCF02FootnotestoTitleAuthors"/>
        <w:spacing w:line="200" w:lineRule="exact"/>
        <w:rPr>
          <w:sz w:val="18"/>
          <w:szCs w:val="18"/>
        </w:rPr>
      </w:pPr>
    </w:p>
    <w:p w14:paraId="4E25C240" w14:textId="77777777" w:rsidR="002B62B5" w:rsidRPr="00966EEF" w:rsidRDefault="00E61949" w:rsidP="009250AC">
      <w:pPr>
        <w:pStyle w:val="RSCR02References"/>
        <w:jc w:val="left"/>
        <w:rPr>
          <w:highlight w:val="yellow"/>
        </w:rPr>
      </w:pPr>
      <w:r w:rsidRPr="00966EEF">
        <w:rPr>
          <w:highlight w:val="yellow"/>
        </w:rPr>
        <w:t xml:space="preserve">Citations </w:t>
      </w:r>
      <w:r w:rsidR="00EB5BA2" w:rsidRPr="00966EEF">
        <w:rPr>
          <w:highlight w:val="yellow"/>
        </w:rPr>
        <w:t xml:space="preserve">should appear </w:t>
      </w:r>
      <w:r w:rsidRPr="00966EEF">
        <w:rPr>
          <w:highlight w:val="yellow"/>
        </w:rPr>
        <w:t xml:space="preserve">here in the format A. Name, B. Name and C. Name, </w:t>
      </w:r>
      <w:r w:rsidRPr="00966EEF">
        <w:rPr>
          <w:i/>
          <w:highlight w:val="yellow"/>
        </w:rPr>
        <w:t>Journal Title</w:t>
      </w:r>
      <w:r w:rsidRPr="00966EEF">
        <w:rPr>
          <w:highlight w:val="yellow"/>
        </w:rPr>
        <w:t xml:space="preserve">, 2000, </w:t>
      </w:r>
      <w:r w:rsidRPr="00966EEF">
        <w:rPr>
          <w:b/>
          <w:highlight w:val="yellow"/>
        </w:rPr>
        <w:t>35</w:t>
      </w:r>
      <w:r w:rsidRPr="00966EEF">
        <w:rPr>
          <w:highlight w:val="yellow"/>
        </w:rPr>
        <w:t xml:space="preserve">, 3523; A. Name, B. Name and C. Name, </w:t>
      </w:r>
      <w:r w:rsidRPr="00966EEF">
        <w:rPr>
          <w:i/>
          <w:highlight w:val="yellow"/>
        </w:rPr>
        <w:t>Journal Title</w:t>
      </w:r>
      <w:r w:rsidRPr="00966EEF">
        <w:rPr>
          <w:highlight w:val="yellow"/>
        </w:rPr>
        <w:t xml:space="preserve">, 2000, </w:t>
      </w:r>
      <w:r w:rsidRPr="00966EEF">
        <w:rPr>
          <w:b/>
          <w:highlight w:val="yellow"/>
        </w:rPr>
        <w:t>35</w:t>
      </w:r>
      <w:r w:rsidRPr="00966EEF">
        <w:rPr>
          <w:highlight w:val="yellow"/>
        </w:rPr>
        <w:t>, 3523.</w:t>
      </w:r>
      <w:r w:rsidR="009250AC" w:rsidRPr="00966EEF">
        <w:rPr>
          <w:highlight w:val="yellow"/>
        </w:rPr>
        <w:t xml:space="preserve"> </w:t>
      </w:r>
    </w:p>
    <w:p w14:paraId="397229DF" w14:textId="4536E145" w:rsidR="009250AC" w:rsidRPr="00966EEF" w:rsidRDefault="002B62B5" w:rsidP="009250AC">
      <w:pPr>
        <w:pStyle w:val="RSCR02References"/>
        <w:jc w:val="left"/>
        <w:rPr>
          <w:highlight w:val="yellow"/>
        </w:rPr>
      </w:pPr>
      <w:r w:rsidRPr="00966EEF">
        <w:rPr>
          <w:highlight w:val="yellow"/>
        </w:rPr>
        <w:t>…</w:t>
      </w:r>
      <w:r w:rsidR="00092A52" w:rsidRPr="00966EEF">
        <w:rPr>
          <w:highlight w:val="yellow"/>
        </w:rPr>
        <w:br/>
      </w:r>
    </w:p>
    <w:p w14:paraId="43F89CA5" w14:textId="5F81F2AF" w:rsidR="00E61949" w:rsidRPr="00B0470A" w:rsidRDefault="009250AC" w:rsidP="009250AC">
      <w:pPr>
        <w:pStyle w:val="RSCR02References"/>
        <w:numPr>
          <w:ilvl w:val="0"/>
          <w:numId w:val="0"/>
        </w:numPr>
        <w:ind w:left="284"/>
      </w:pPr>
      <w:r w:rsidRPr="00966EEF">
        <w:rPr>
          <w:highlight w:val="yellow"/>
        </w:rPr>
        <w:t xml:space="preserve">We encourage the citation of primary research over review articles, where appropriate, in order to give credit to those who first reported a finding. </w:t>
      </w:r>
      <w:hyperlink r:id="rId22" w:history="1">
        <w:r w:rsidRPr="00966EEF">
          <w:rPr>
            <w:rStyle w:val="Hyperlink"/>
            <w:highlight w:val="yellow"/>
          </w:rPr>
          <w:t>Find out more</w:t>
        </w:r>
      </w:hyperlink>
      <w:r w:rsidRPr="00966EEF">
        <w:rPr>
          <w:highlight w:val="yellow"/>
        </w:rPr>
        <w:t xml:space="preserve"> about our commitments to the principles </w:t>
      </w:r>
      <w:proofErr w:type="gramStart"/>
      <w:r w:rsidRPr="00966EEF">
        <w:rPr>
          <w:highlight w:val="yellow"/>
        </w:rPr>
        <w:t>of  San</w:t>
      </w:r>
      <w:proofErr w:type="gramEnd"/>
      <w:r w:rsidRPr="00966EEF">
        <w:rPr>
          <w:highlight w:val="yellow"/>
        </w:rPr>
        <w:t xml:space="preserve"> Francisco Declaration on Research Assessment (DORA).</w:t>
      </w:r>
    </w:p>
    <w:p w14:paraId="339E4F4B" w14:textId="62AA7E17" w:rsidR="00F157DD" w:rsidRPr="00241ACD" w:rsidRDefault="00F157DD" w:rsidP="002B62B5">
      <w:pPr>
        <w:pStyle w:val="RSCR02References"/>
        <w:numPr>
          <w:ilvl w:val="0"/>
          <w:numId w:val="0"/>
        </w:numPr>
      </w:pPr>
    </w:p>
    <w:sectPr w:rsidR="00F157DD" w:rsidRPr="00241ACD" w:rsidSect="00514CBA">
      <w:type w:val="continuous"/>
      <w:pgSz w:w="11907" w:h="16840" w:code="9"/>
      <w:pgMar w:top="1009" w:right="851" w:bottom="1758" w:left="851" w:header="851" w:footer="1049" w:gutter="0"/>
      <w:cols w:num="2" w:space="22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B0BD99" w14:textId="77777777" w:rsidR="003D77FE" w:rsidRDefault="003D77FE" w:rsidP="00E547DB">
      <w:pPr>
        <w:spacing w:after="0" w:line="240" w:lineRule="auto"/>
      </w:pPr>
      <w:r>
        <w:separator/>
      </w:r>
    </w:p>
    <w:p w14:paraId="53668D0B" w14:textId="77777777" w:rsidR="003D77FE" w:rsidRDefault="003D77FE"/>
    <w:p w14:paraId="203DBF95" w14:textId="77777777" w:rsidR="003D77FE" w:rsidRDefault="003D77FE"/>
    <w:p w14:paraId="7BEB6FC5" w14:textId="77777777" w:rsidR="003D77FE" w:rsidRDefault="003D77FE"/>
    <w:p w14:paraId="122BE50F" w14:textId="77777777" w:rsidR="003D77FE" w:rsidRDefault="003D77FE"/>
    <w:p w14:paraId="38FF3A1B" w14:textId="77777777" w:rsidR="003D77FE" w:rsidRDefault="003D77FE"/>
  </w:endnote>
  <w:endnote w:type="continuationSeparator" w:id="0">
    <w:p w14:paraId="63EB2A97" w14:textId="77777777" w:rsidR="003D77FE" w:rsidRDefault="003D77FE" w:rsidP="00E547DB">
      <w:pPr>
        <w:spacing w:after="0" w:line="240" w:lineRule="auto"/>
      </w:pPr>
      <w:r>
        <w:continuationSeparator/>
      </w:r>
    </w:p>
    <w:p w14:paraId="4FCDD33F" w14:textId="77777777" w:rsidR="003D77FE" w:rsidRDefault="003D77FE"/>
    <w:p w14:paraId="262E0369" w14:textId="77777777" w:rsidR="003D77FE" w:rsidRDefault="003D77FE"/>
    <w:p w14:paraId="4E459FB8" w14:textId="77777777" w:rsidR="003D77FE" w:rsidRDefault="003D77FE"/>
    <w:p w14:paraId="600D481C" w14:textId="77777777" w:rsidR="003D77FE" w:rsidRDefault="003D77FE"/>
    <w:p w14:paraId="78943415" w14:textId="77777777" w:rsidR="003D77FE" w:rsidRDefault="003D77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D5D1DD9-3E4E-4ABA-A99E-E18E76D1058E}"/>
    <w:embedBold r:id="rId2" w:fontKey="{40839A53-5ADF-45C5-82DC-D14A4F69CFA2}"/>
    <w:embedItalic r:id="rId3" w:fontKey="{360192C3-E3A4-4768-8731-CBF6AD6FB460}"/>
    <w:embedBoldItalic r:id="rId4" w:fontKey="{7045675C-FED0-4E60-BDCE-16A6B3E5D4ED}"/>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5" w:fontKey="{58DB269F-C3B3-429D-87A2-9246C3815361}"/>
  </w:font>
  <w:font w:name="Cambria">
    <w:panose1 w:val="02040503050406030204"/>
    <w:charset w:val="00"/>
    <w:family w:val="roman"/>
    <w:pitch w:val="variable"/>
    <w:sig w:usb0="E00006FF" w:usb1="420024FF" w:usb2="02000000" w:usb3="00000000" w:csb0="0000019F" w:csb1="00000000"/>
    <w:embedRegular r:id="rId6" w:fontKey="{9C7D8BDF-CD10-4B59-89B4-ED2632BE77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7C395" w14:textId="53E734BB" w:rsidR="00E70DCE" w:rsidRPr="006602F1" w:rsidRDefault="00E70DCE" w:rsidP="00D45ADF">
    <w:pPr>
      <w:pStyle w:val="Footer"/>
      <w:tabs>
        <w:tab w:val="clear" w:pos="4513"/>
        <w:tab w:val="clear" w:pos="9026"/>
        <w:tab w:val="right" w:pos="10206"/>
      </w:tabs>
      <w:spacing w:before="480"/>
      <w:rPr>
        <w:spacing w:val="10"/>
        <w:sz w:val="16"/>
        <w:szCs w:val="16"/>
      </w:rPr>
    </w:pPr>
    <w:r w:rsidRPr="006602F1">
      <w:rPr>
        <w:b/>
        <w:spacing w:val="10"/>
        <w:sz w:val="16"/>
        <w:szCs w:val="16"/>
      </w:rPr>
      <w:fldChar w:fldCharType="begin"/>
    </w:r>
    <w:r w:rsidRPr="006602F1">
      <w:rPr>
        <w:b/>
        <w:spacing w:val="10"/>
        <w:sz w:val="16"/>
        <w:szCs w:val="16"/>
      </w:rPr>
      <w:instrText xml:space="preserve"> PAGE   \* MERGEFORMAT </w:instrText>
    </w:r>
    <w:r w:rsidRPr="006602F1">
      <w:rPr>
        <w:b/>
        <w:spacing w:val="10"/>
        <w:sz w:val="16"/>
        <w:szCs w:val="16"/>
      </w:rPr>
      <w:fldChar w:fldCharType="separate"/>
    </w:r>
    <w:r w:rsidR="00832766">
      <w:rPr>
        <w:b/>
        <w:noProof/>
        <w:spacing w:val="10"/>
        <w:sz w:val="16"/>
        <w:szCs w:val="16"/>
      </w:rPr>
      <w:t>2</w:t>
    </w:r>
    <w:r w:rsidRPr="006602F1">
      <w:rPr>
        <w:b/>
        <w:noProof/>
        <w:spacing w:val="10"/>
        <w:sz w:val="16"/>
        <w:szCs w:val="16"/>
      </w:rPr>
      <w:fldChar w:fldCharType="end"/>
    </w:r>
    <w:r w:rsidRPr="006602F1">
      <w:rPr>
        <w:noProof/>
        <w:spacing w:val="10"/>
        <w:sz w:val="16"/>
        <w:szCs w:val="16"/>
      </w:rPr>
      <w:t xml:space="preserve"> | </w:t>
    </w:r>
    <w:r w:rsidR="00672928">
      <w:rPr>
        <w:i/>
        <w:noProof/>
        <w:spacing w:val="10"/>
        <w:sz w:val="16"/>
        <w:szCs w:val="16"/>
      </w:rPr>
      <w:t>J</w:t>
    </w:r>
    <w:r w:rsidRPr="006602F1">
      <w:rPr>
        <w:i/>
        <w:noProof/>
        <w:spacing w:val="10"/>
        <w:sz w:val="16"/>
        <w:szCs w:val="16"/>
      </w:rPr>
      <w:t xml:space="preserve">. </w:t>
    </w:r>
    <w:r w:rsidR="00672928">
      <w:rPr>
        <w:i/>
        <w:noProof/>
        <w:spacing w:val="10"/>
        <w:sz w:val="16"/>
        <w:szCs w:val="16"/>
      </w:rPr>
      <w:t>Name</w:t>
    </w:r>
    <w:r w:rsidRPr="006602F1">
      <w:rPr>
        <w:noProof/>
        <w:spacing w:val="10"/>
        <w:sz w:val="16"/>
        <w:szCs w:val="16"/>
      </w:rPr>
      <w:t xml:space="preserve">., 2012, </w:t>
    </w:r>
    <w:r w:rsidRPr="006602F1">
      <w:rPr>
        <w:b/>
        <w:noProof/>
        <w:spacing w:val="10"/>
        <w:sz w:val="16"/>
        <w:szCs w:val="16"/>
      </w:rPr>
      <w:t>00</w:t>
    </w:r>
    <w:r w:rsidRPr="006602F1">
      <w:rPr>
        <w:noProof/>
        <w:spacing w:val="10"/>
        <w:sz w:val="16"/>
        <w:szCs w:val="16"/>
      </w:rPr>
      <w:t>, 1-3</w:t>
    </w:r>
    <w:r w:rsidR="004877C8" w:rsidRPr="006602F1">
      <w:rPr>
        <w:noProof/>
        <w:spacing w:val="10"/>
        <w:sz w:val="16"/>
        <w:szCs w:val="16"/>
      </w:rPr>
      <w:tab/>
    </w:r>
    <w:r w:rsidR="004877C8" w:rsidRPr="00AC3BF2">
      <w:rPr>
        <w:noProof/>
        <w:spacing w:val="2"/>
        <w:sz w:val="16"/>
        <w:szCs w:val="16"/>
      </w:rPr>
      <w:t xml:space="preserve">This journal is </w:t>
    </w:r>
    <w:r w:rsidR="004877C8" w:rsidRPr="00AC3BF2">
      <w:rPr>
        <w:rFonts w:cstheme="minorHAnsi"/>
        <w:noProof/>
        <w:spacing w:val="2"/>
        <w:sz w:val="16"/>
        <w:szCs w:val="16"/>
      </w:rPr>
      <w:t>©</w:t>
    </w:r>
    <w:r w:rsidR="004877C8" w:rsidRPr="00AC3BF2">
      <w:rPr>
        <w:noProof/>
        <w:spacing w:val="2"/>
        <w:sz w:val="16"/>
        <w:szCs w:val="16"/>
      </w:rPr>
      <w:t xml:space="preserve"> The Royal Society of Chemistry 20</w:t>
    </w:r>
    <w:r w:rsidR="00180ABE">
      <w:rPr>
        <w:noProof/>
        <w:spacing w:val="2"/>
        <w:sz w:val="16"/>
        <w:szCs w:val="16"/>
      </w:rPr>
      <w:t>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CC148E" w14:textId="77777777" w:rsidR="004877C8" w:rsidRPr="006602F1" w:rsidRDefault="00180ABE" w:rsidP="00D45ADF">
    <w:pPr>
      <w:pStyle w:val="Footer"/>
      <w:tabs>
        <w:tab w:val="clear" w:pos="4513"/>
        <w:tab w:val="clear" w:pos="9026"/>
        <w:tab w:val="right" w:pos="10205"/>
      </w:tabs>
      <w:spacing w:before="480"/>
      <w:rPr>
        <w:sz w:val="16"/>
        <w:szCs w:val="16"/>
      </w:rPr>
    </w:pPr>
    <w:r w:rsidRPr="00AC3BF2">
      <w:rPr>
        <w:noProof/>
        <w:spacing w:val="2"/>
        <w:sz w:val="16"/>
        <w:szCs w:val="16"/>
      </w:rPr>
      <w:t xml:space="preserve">This journal is </w:t>
    </w:r>
    <w:r w:rsidRPr="00AC3BF2">
      <w:rPr>
        <w:rFonts w:cstheme="minorHAnsi"/>
        <w:noProof/>
        <w:spacing w:val="2"/>
        <w:sz w:val="16"/>
        <w:szCs w:val="16"/>
      </w:rPr>
      <w:t>©</w:t>
    </w:r>
    <w:r w:rsidRPr="00AC3BF2">
      <w:rPr>
        <w:noProof/>
        <w:spacing w:val="2"/>
        <w:sz w:val="16"/>
        <w:szCs w:val="16"/>
      </w:rPr>
      <w:t xml:space="preserve"> The</w:t>
    </w:r>
    <w:r>
      <w:rPr>
        <w:noProof/>
        <w:spacing w:val="2"/>
        <w:sz w:val="16"/>
        <w:szCs w:val="16"/>
      </w:rPr>
      <w:t xml:space="preserve"> Royal Society of Chemistry 20xx</w:t>
    </w:r>
    <w:r>
      <w:rPr>
        <w:i/>
        <w:noProof/>
        <w:spacing w:val="10"/>
        <w:sz w:val="16"/>
        <w:szCs w:val="16"/>
      </w:rPr>
      <w:tab/>
      <w:t>J</w:t>
    </w:r>
    <w:r w:rsidRPr="002C0803">
      <w:rPr>
        <w:i/>
        <w:noProof/>
        <w:spacing w:val="10"/>
        <w:sz w:val="16"/>
        <w:szCs w:val="16"/>
      </w:rPr>
      <w:t xml:space="preserve">. </w:t>
    </w:r>
    <w:r>
      <w:rPr>
        <w:i/>
        <w:noProof/>
        <w:spacing w:val="10"/>
        <w:sz w:val="16"/>
        <w:szCs w:val="16"/>
      </w:rPr>
      <w:t>Name</w:t>
    </w:r>
    <w:r w:rsidRPr="002C0803">
      <w:rPr>
        <w:noProof/>
        <w:spacing w:val="10"/>
        <w:sz w:val="16"/>
        <w:szCs w:val="16"/>
      </w:rPr>
      <w:t>., 201</w:t>
    </w:r>
    <w:r>
      <w:rPr>
        <w:noProof/>
        <w:spacing w:val="10"/>
        <w:sz w:val="16"/>
        <w:szCs w:val="16"/>
      </w:rPr>
      <w:t>3</w:t>
    </w:r>
    <w:r w:rsidRPr="002C0803">
      <w:rPr>
        <w:noProof/>
        <w:spacing w:val="10"/>
        <w:sz w:val="16"/>
        <w:szCs w:val="16"/>
      </w:rPr>
      <w:t xml:space="preserve">, </w:t>
    </w:r>
    <w:r w:rsidRPr="002C0803">
      <w:rPr>
        <w:b/>
        <w:noProof/>
        <w:spacing w:val="10"/>
        <w:sz w:val="16"/>
        <w:szCs w:val="16"/>
      </w:rPr>
      <w:t>00</w:t>
    </w:r>
    <w:r w:rsidRPr="002C0803">
      <w:rPr>
        <w:noProof/>
        <w:spacing w:val="10"/>
        <w:sz w:val="16"/>
        <w:szCs w:val="16"/>
      </w:rPr>
      <w:t>, 1-3</w:t>
    </w:r>
    <w:r w:rsidRPr="002C0803">
      <w:rPr>
        <w:spacing w:val="10"/>
        <w:sz w:val="16"/>
        <w:szCs w:val="16"/>
      </w:rPr>
      <w:t xml:space="preserve"> | </w:t>
    </w:r>
    <w:r w:rsidRPr="008C1387">
      <w:rPr>
        <w:b/>
        <w:spacing w:val="10"/>
        <w:sz w:val="16"/>
        <w:szCs w:val="16"/>
      </w:rPr>
      <w:fldChar w:fldCharType="begin"/>
    </w:r>
    <w:r w:rsidRPr="008C1387">
      <w:rPr>
        <w:b/>
        <w:spacing w:val="10"/>
        <w:sz w:val="16"/>
        <w:szCs w:val="16"/>
      </w:rPr>
      <w:instrText xml:space="preserve"> PAGE   \* MERGEFORMAT </w:instrText>
    </w:r>
    <w:r w:rsidRPr="008C1387">
      <w:rPr>
        <w:b/>
        <w:spacing w:val="10"/>
        <w:sz w:val="16"/>
        <w:szCs w:val="16"/>
      </w:rPr>
      <w:fldChar w:fldCharType="separate"/>
    </w:r>
    <w:r w:rsidR="00F157DD">
      <w:rPr>
        <w:b/>
        <w:noProof/>
        <w:spacing w:val="10"/>
        <w:sz w:val="16"/>
        <w:szCs w:val="16"/>
      </w:rPr>
      <w:t>3</w:t>
    </w:r>
    <w:r w:rsidRPr="008C1387">
      <w:rPr>
        <w:b/>
        <w:noProof/>
        <w:spacing w:val="1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2C4DD8" w14:textId="77777777" w:rsidR="00E70DCE" w:rsidRPr="006602F1" w:rsidRDefault="00514CBA" w:rsidP="00D45ADF">
    <w:pPr>
      <w:pStyle w:val="Footer"/>
      <w:tabs>
        <w:tab w:val="clear" w:pos="4513"/>
        <w:tab w:val="clear" w:pos="9026"/>
        <w:tab w:val="right" w:pos="10206"/>
      </w:tabs>
      <w:spacing w:before="480"/>
      <w:rPr>
        <w:sz w:val="16"/>
        <w:szCs w:val="16"/>
      </w:rPr>
    </w:pPr>
    <w:r>
      <w:rPr>
        <w:noProof/>
        <w:lang w:eastAsia="en-GB"/>
      </w:rPr>
      <mc:AlternateContent>
        <mc:Choice Requires="wps">
          <w:drawing>
            <wp:anchor distT="0" distB="0" distL="114300" distR="114300" simplePos="0" relativeHeight="251658241" behindDoc="0" locked="0" layoutInCell="1" allowOverlap="1" wp14:anchorId="70BDE793" wp14:editId="4069E006">
              <wp:simplePos x="0" y="0"/>
              <wp:positionH relativeFrom="column">
                <wp:align>center</wp:align>
              </wp:positionH>
              <wp:positionV relativeFrom="page">
                <wp:align>bottom</wp:align>
              </wp:positionV>
              <wp:extent cx="7700400" cy="396000"/>
              <wp:effectExtent l="0" t="0" r="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BD3FB71" w14:textId="77777777" w:rsidR="00514CBA" w:rsidRPr="00F20A7C" w:rsidRDefault="00514CBA"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70BDE793" id="_x0000_t202" coordsize="21600,21600" o:spt="202" path="m,l,21600r21600,l21600,xe">
              <v:stroke joinstyle="miter"/>
              <v:path gradientshapeok="t" o:connecttype="rect"/>
            </v:shapetype>
            <v:shape id="_x0000_s1033" type="#_x0000_t202" style="position:absolute;margin-left:0;margin-top:0;width:606.35pt;height:31.2pt;z-index:251658241;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" fillcolor="#a5a5a5 [2092]" stroked="f">
              <v:textbox>
                <w:txbxContent>
                  <w:p w14:paraId="2BD3FB71" w14:textId="77777777" w:rsidR="00514CBA" w:rsidRPr="00F20A7C" w:rsidRDefault="00514CBA"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v:textbox>
              <w10:wrap anchory="page"/>
            </v:shape>
          </w:pict>
        </mc:Fallback>
      </mc:AlternateContent>
    </w:r>
    <w:r w:rsidR="00E70DCE" w:rsidRPr="006602F1">
      <w:rPr>
        <w:i/>
        <w:noProof/>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30E8D8" w14:textId="77777777" w:rsidR="003D77FE" w:rsidRDefault="003D77FE" w:rsidP="00E547DB">
      <w:pPr>
        <w:spacing w:after="0" w:line="240" w:lineRule="auto"/>
      </w:pPr>
      <w:r>
        <w:separator/>
      </w:r>
    </w:p>
    <w:p w14:paraId="6B615DFD" w14:textId="77777777" w:rsidR="003D77FE" w:rsidRDefault="003D77FE"/>
    <w:p w14:paraId="115FA39B" w14:textId="77777777" w:rsidR="003D77FE" w:rsidRDefault="003D77FE"/>
    <w:p w14:paraId="1D142BFB" w14:textId="77777777" w:rsidR="003D77FE" w:rsidRDefault="003D77FE"/>
    <w:p w14:paraId="29E7F847" w14:textId="77777777" w:rsidR="003D77FE" w:rsidRDefault="003D77FE"/>
    <w:p w14:paraId="432C8932" w14:textId="77777777" w:rsidR="003D77FE" w:rsidRDefault="003D77FE"/>
  </w:footnote>
  <w:footnote w:type="continuationSeparator" w:id="0">
    <w:p w14:paraId="4A83F938" w14:textId="77777777" w:rsidR="003D77FE" w:rsidRDefault="003D77FE" w:rsidP="00E547DB">
      <w:pPr>
        <w:spacing w:after="0" w:line="240" w:lineRule="auto"/>
      </w:pPr>
      <w:r>
        <w:continuationSeparator/>
      </w:r>
    </w:p>
    <w:p w14:paraId="43FCB61B" w14:textId="77777777" w:rsidR="003D77FE" w:rsidRDefault="003D77FE"/>
    <w:p w14:paraId="50E2FEB4" w14:textId="77777777" w:rsidR="003D77FE" w:rsidRDefault="003D77FE"/>
    <w:p w14:paraId="2F521183" w14:textId="77777777" w:rsidR="003D77FE" w:rsidRDefault="003D77FE"/>
    <w:p w14:paraId="7A76AB6C" w14:textId="77777777" w:rsidR="003D77FE" w:rsidRDefault="003D77FE"/>
    <w:p w14:paraId="359B5076" w14:textId="77777777" w:rsidR="003D77FE" w:rsidRDefault="003D77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C5D6BB" w14:textId="77777777" w:rsidR="009316A6" w:rsidRPr="00E70DCE" w:rsidRDefault="00514CBA" w:rsidP="00D45ADF">
    <w:pPr>
      <w:pStyle w:val="Header"/>
      <w:tabs>
        <w:tab w:val="clear" w:pos="4513"/>
        <w:tab w:val="clear" w:pos="9026"/>
        <w:tab w:val="right" w:pos="10206"/>
      </w:tabs>
      <w:spacing w:after="240"/>
      <w:rPr>
        <w:rFonts w:cstheme="minorHAnsi"/>
        <w:color w:val="999999"/>
        <w:sz w:val="20"/>
        <w:szCs w:val="20"/>
      </w:rPr>
    </w:pPr>
    <w:r>
      <w:rPr>
        <w:noProof/>
        <w:lang w:eastAsia="en-GB"/>
      </w:rPr>
      <mc:AlternateContent>
        <mc:Choice Requires="wps">
          <w:drawing>
            <wp:anchor distT="0" distB="0" distL="114300" distR="114300" simplePos="0" relativeHeight="251658243" behindDoc="0" locked="0" layoutInCell="1" allowOverlap="1" wp14:anchorId="13524EC0" wp14:editId="57A3D1D9">
              <wp:simplePos x="0" y="0"/>
              <wp:positionH relativeFrom="column">
                <wp:align>center</wp:align>
              </wp:positionH>
              <wp:positionV relativeFrom="page">
                <wp:align>bottom</wp:align>
              </wp:positionV>
              <wp:extent cx="7700400" cy="396000"/>
              <wp:effectExtent l="0" t="0" r="0" b="444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3C389A26"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13524EC0" id="_x0000_t202" coordsize="21600,21600" o:spt="202" path="m,l,21600r21600,l21600,xe">
              <v:stroke joinstyle="miter"/>
              <v:path gradientshapeok="t" o:connecttype="rect"/>
            </v:shapetype>
            <v:shape id="_x0000_s1028" type="#_x0000_t202" style="position:absolute;margin-left:0;margin-top:0;width:606.35pt;height:31.2pt;z-index:251658243;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" fillcolor="#a5a5a5 [2092]" stroked="f">
              <v:textbox>
                <w:txbxContent>
                  <w:p w14:paraId="3C389A26"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noProof/>
        <w:lang w:eastAsia="en-GB"/>
      </w:rPr>
      <mc:AlternateContent>
        <mc:Choice Requires="wps">
          <w:drawing>
            <wp:anchor distT="0" distB="0" distL="114300" distR="114300" simplePos="0" relativeHeight="251658242" behindDoc="0" locked="0" layoutInCell="1" allowOverlap="1" wp14:anchorId="42B65137" wp14:editId="67568D96">
              <wp:simplePos x="0" y="0"/>
              <wp:positionH relativeFrom="column">
                <wp:align>center</wp:align>
              </wp:positionH>
              <wp:positionV relativeFrom="page">
                <wp:align>top</wp:align>
              </wp:positionV>
              <wp:extent cx="7700400" cy="396000"/>
              <wp:effectExtent l="0" t="0" r="0"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A3F4DC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42B65137" id="_x0000_s1029" type="#_x0000_t202" style="position:absolute;margin-left:0;margin-top:0;width:606.35pt;height:31.2pt;z-index:251658242;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" fillcolor="#a5a5a5 [2092]" stroked="f">
              <v:textbox>
                <w:txbxContent>
                  <w:p w14:paraId="2A3F4DC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F157DD">
      <w:rPr>
        <w:rFonts w:cstheme="minorHAnsi"/>
        <w:b/>
        <w:color w:val="999999"/>
        <w:sz w:val="20"/>
        <w:szCs w:val="20"/>
      </w:rPr>
      <w:t>ARTICLE</w:t>
    </w:r>
    <w:r w:rsidR="0052630A" w:rsidRPr="00E70DCE">
      <w:rPr>
        <w:rFonts w:cstheme="minorHAnsi"/>
        <w:color w:val="999999"/>
        <w:sz w:val="20"/>
        <w:szCs w:val="20"/>
      </w:rPr>
      <w:tab/>
    </w:r>
    <w:r w:rsidR="00672928">
      <w:rPr>
        <w:rFonts w:cstheme="minorHAnsi"/>
        <w:b/>
        <w:color w:val="999999"/>
        <w:sz w:val="20"/>
        <w:szCs w:val="20"/>
      </w:rPr>
      <w:t>Journal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68EC0D" w14:textId="77777777" w:rsidR="009316A6" w:rsidRPr="009316A6" w:rsidRDefault="00514CBA" w:rsidP="00D45ADF">
    <w:pPr>
      <w:pStyle w:val="Header"/>
      <w:tabs>
        <w:tab w:val="clear" w:pos="4513"/>
        <w:tab w:val="clear" w:pos="9026"/>
        <w:tab w:val="right" w:pos="10206"/>
      </w:tabs>
      <w:spacing w:after="240"/>
      <w:rPr>
        <w:rFonts w:cstheme="minorHAnsi"/>
        <w:b/>
        <w:color w:val="999999"/>
        <w:sz w:val="20"/>
        <w:szCs w:val="20"/>
      </w:rPr>
    </w:pPr>
    <w:r>
      <w:rPr>
        <w:noProof/>
        <w:lang w:eastAsia="en-GB"/>
      </w:rPr>
      <mc:AlternateContent>
        <mc:Choice Requires="wps">
          <w:drawing>
            <wp:anchor distT="0" distB="0" distL="114300" distR="114300" simplePos="0" relativeHeight="251658245" behindDoc="0" locked="0" layoutInCell="1" allowOverlap="1" wp14:anchorId="7E828ED4" wp14:editId="71AE44F6">
              <wp:simplePos x="0" y="0"/>
              <wp:positionH relativeFrom="column">
                <wp:align>center</wp:align>
              </wp:positionH>
              <wp:positionV relativeFrom="page">
                <wp:align>bottom</wp:align>
              </wp:positionV>
              <wp:extent cx="7700400" cy="399600"/>
              <wp:effectExtent l="0" t="0" r="0" b="63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0E9A329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7E828ED4" id="_x0000_t202" coordsize="21600,21600" o:spt="202" path="m,l,21600r21600,l21600,xe">
              <v:stroke joinstyle="miter"/>
              <v:path gradientshapeok="t" o:connecttype="rect"/>
            </v:shapetype>
            <v:shape id="_x0000_s1030" type="#_x0000_t202" style="position:absolute;margin-left:0;margin-top:0;width:606.35pt;height:31.45pt;z-index:251658245;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" fillcolor="#a5a5a5 [2092]" stroked="f">
              <v:textbox>
                <w:txbxContent>
                  <w:p w14:paraId="0E9A329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E46BDF">
      <w:rPr>
        <w:rFonts w:cstheme="minorHAnsi"/>
        <w:b/>
        <w:color w:val="999999"/>
        <w:sz w:val="20"/>
        <w:szCs w:val="20"/>
      </w:rPr>
      <w:t>Journal Name</w:t>
    </w:r>
    <w:r>
      <w:rPr>
        <w:noProof/>
        <w:lang w:eastAsia="en-GB"/>
      </w:rPr>
      <mc:AlternateContent>
        <mc:Choice Requires="wps">
          <w:drawing>
            <wp:anchor distT="0" distB="0" distL="114300" distR="114300" simplePos="0" relativeHeight="251658244" behindDoc="0" locked="0" layoutInCell="1" allowOverlap="1" wp14:anchorId="45988B93" wp14:editId="082F6A23">
              <wp:simplePos x="0" y="0"/>
              <wp:positionH relativeFrom="column">
                <wp:align>center</wp:align>
              </wp:positionH>
              <wp:positionV relativeFrom="page">
                <wp:align>top</wp:align>
              </wp:positionV>
              <wp:extent cx="7700400" cy="4248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424800"/>
                      </a:xfrm>
                      <a:prstGeom prst="rect">
                        <a:avLst/>
                      </a:prstGeom>
                      <a:solidFill>
                        <a:schemeClr val="bg1">
                          <a:lumMod val="65000"/>
                        </a:schemeClr>
                      </a:solidFill>
                      <a:ln w="9525">
                        <a:noFill/>
                        <a:miter lim="800000"/>
                        <a:headEnd/>
                        <a:tailEnd/>
                      </a:ln>
                    </wps:spPr>
                    <wps:txbx>
                      <w:txbxContent>
                        <w:p w14:paraId="390D4CCD"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45988B93" id="_x0000_s1031" type="#_x0000_t202" style="position:absolute;margin-left:0;margin-top:0;width:606.35pt;height:33.45pt;z-index:251658244;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" fillcolor="#a5a5a5 [2092]" stroked="f">
              <v:textbox>
                <w:txbxContent>
                  <w:p w14:paraId="390D4CCD"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E46BDF">
      <w:rPr>
        <w:rFonts w:cstheme="minorHAnsi"/>
        <w:b/>
        <w:color w:val="999999"/>
        <w:sz w:val="20"/>
        <w:szCs w:val="20"/>
      </w:rPr>
      <w:ptab w:relativeTo="margin" w:alignment="right" w:leader="none"/>
    </w:r>
    <w:r w:rsidR="00E46BDF" w:rsidRPr="00E46BDF">
      <w:rPr>
        <w:rFonts w:cstheme="minorHAnsi"/>
        <w:b/>
        <w:color w:val="999999"/>
        <w:sz w:val="20"/>
        <w:szCs w:val="20"/>
      </w:rPr>
      <w:t xml:space="preserve"> </w:t>
    </w:r>
    <w:r w:rsidR="00F157DD">
      <w:rPr>
        <w:rFonts w:cstheme="minorHAnsi"/>
        <w:b/>
        <w:color w:val="999999"/>
        <w:sz w:val="20"/>
        <w:szCs w:val="20"/>
      </w:rPr>
      <w:t>ARTICLE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727CF2" w14:textId="77777777" w:rsidR="00180ABE" w:rsidRDefault="00514CBA" w:rsidP="00180ABE">
    <w:pPr>
      <w:pStyle w:val="Header"/>
      <w:shd w:val="clear" w:color="auto" w:fill="FFFFFF" w:themeFill="background1"/>
      <w:tabs>
        <w:tab w:val="clear" w:pos="4513"/>
        <w:tab w:val="clear" w:pos="9026"/>
        <w:tab w:val="right" w:pos="10205"/>
      </w:tabs>
      <w:spacing w:after="240"/>
      <w:rPr>
        <w:b/>
        <w:noProof/>
        <w:sz w:val="32"/>
        <w:szCs w:val="32"/>
        <w:lang w:eastAsia="en-GB"/>
      </w:rPr>
    </w:pPr>
    <w:r>
      <w:rPr>
        <w:noProof/>
        <w:lang w:eastAsia="en-GB"/>
      </w:rPr>
      <mc:AlternateContent>
        <mc:Choice Requires="wps">
          <w:drawing>
            <wp:anchor distT="0" distB="0" distL="114300" distR="114300" simplePos="0" relativeHeight="251658240" behindDoc="0" locked="0" layoutInCell="1" allowOverlap="1" wp14:anchorId="1E076B20" wp14:editId="1DA57D20">
              <wp:simplePos x="0" y="0"/>
              <wp:positionH relativeFrom="column">
                <wp:align>center</wp:align>
              </wp:positionH>
              <wp:positionV relativeFrom="page">
                <wp:align>top</wp:align>
              </wp:positionV>
              <wp:extent cx="7700400" cy="399600"/>
              <wp:effectExtent l="0" t="0" r="0" b="63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40D533DE"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1E076B20" id="_x0000_t202" coordsize="21600,21600" o:spt="202" path="m,l,21600r21600,l21600,xe">
              <v:stroke joinstyle="miter"/>
              <v:path gradientshapeok="t" o:connecttype="rect"/>
            </v:shapetype>
            <v:shape id="_x0000_s1032" type="#_x0000_t202" style="position:absolute;margin-left:0;margin-top:0;width:606.35pt;height:31.45pt;z-index:251658240;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" fillcolor="#a5a5a5 [2092]" stroked="f">
              <v:textbox>
                <w:txbxContent>
                  <w:p w14:paraId="40D533DE"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180ABE">
      <w:rPr>
        <w:b/>
        <w:sz w:val="32"/>
        <w:szCs w:val="32"/>
      </w:rPr>
      <w:tab/>
    </w:r>
  </w:p>
  <w:p w14:paraId="25301B85" w14:textId="77777777" w:rsidR="00BA42DD" w:rsidRDefault="00BA42DD" w:rsidP="00180ABE">
    <w:pPr>
      <w:pStyle w:val="Header"/>
      <w:shd w:val="clear" w:color="auto" w:fill="FFFFFF" w:themeFill="background1"/>
      <w:tabs>
        <w:tab w:val="clear" w:pos="4513"/>
        <w:tab w:val="clear" w:pos="9026"/>
        <w:tab w:val="right" w:pos="10205"/>
      </w:tabs>
      <w:spacing w:after="240"/>
      <w:rPr>
        <w:b/>
        <w:sz w:val="32"/>
        <w:szCs w:val="32"/>
      </w:rPr>
    </w:pPr>
  </w:p>
  <w:p w14:paraId="419C7B5B" w14:textId="77777777" w:rsidR="00180ABE" w:rsidRPr="00180ABE" w:rsidRDefault="00B70B18" w:rsidP="00180ABE">
    <w:pPr>
      <w:pStyle w:val="Header"/>
      <w:pBdr>
        <w:top w:val="single" w:sz="4" w:space="9" w:color="9CB8C7"/>
        <w:left w:val="single" w:sz="4" w:space="6" w:color="9CB8C7"/>
        <w:bottom w:val="single" w:sz="4" w:space="9" w:color="9CB8C7"/>
        <w:right w:val="single" w:sz="4" w:space="6" w:color="9CB8C7"/>
      </w:pBdr>
      <w:shd w:val="clear" w:color="auto" w:fill="9CB8C7"/>
      <w:spacing w:after="240"/>
      <w:ind w:left="170" w:right="170"/>
      <w:rPr>
        <w:rFonts w:cstheme="minorHAnsi"/>
        <w:color w:val="FFFFFF" w:themeColor="background1"/>
        <w:sz w:val="32"/>
        <w:szCs w:val="32"/>
      </w:rPr>
    </w:pPr>
    <w:r>
      <w:rPr>
        <w:rFonts w:cstheme="minorHAnsi"/>
        <w:color w:val="FFFFFF" w:themeColor="background1"/>
        <w:sz w:val="32"/>
        <w:szCs w:val="32"/>
      </w:rPr>
      <w:t>ARTICLE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D0A49"/>
    <w:multiLevelType w:val="hybridMultilevel"/>
    <w:tmpl w:val="94C280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CA5E58"/>
    <w:multiLevelType w:val="multilevel"/>
    <w:tmpl w:val="29CC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E318EE"/>
    <w:multiLevelType w:val="hybridMultilevel"/>
    <w:tmpl w:val="29285A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E83E58"/>
    <w:multiLevelType w:val="multilevel"/>
    <w:tmpl w:val="FD8C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654E82"/>
    <w:multiLevelType w:val="hybridMultilevel"/>
    <w:tmpl w:val="262020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9193B08"/>
    <w:multiLevelType w:val="multilevel"/>
    <w:tmpl w:val="B4F2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7A02B7"/>
    <w:multiLevelType w:val="hybridMultilevel"/>
    <w:tmpl w:val="1A9AFCF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6D10431"/>
    <w:multiLevelType w:val="hybridMultilevel"/>
    <w:tmpl w:val="EE50F262"/>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8" w15:restartNumberingAfterBreak="0">
    <w:nsid w:val="24F15A1D"/>
    <w:multiLevelType w:val="hybridMultilevel"/>
    <w:tmpl w:val="F1DE7148"/>
    <w:lvl w:ilvl="0" w:tplc="F350F36A">
      <w:start w:val="1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CE18C1"/>
    <w:multiLevelType w:val="hybridMultilevel"/>
    <w:tmpl w:val="AD169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B65156"/>
    <w:multiLevelType w:val="multilevel"/>
    <w:tmpl w:val="4104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F16241"/>
    <w:multiLevelType w:val="hybridMultilevel"/>
    <w:tmpl w:val="3F620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996CBE"/>
    <w:multiLevelType w:val="hybridMultilevel"/>
    <w:tmpl w:val="2B18AF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BBA19DE"/>
    <w:multiLevelType w:val="hybridMultilevel"/>
    <w:tmpl w:val="29A8A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C2B0EBB"/>
    <w:multiLevelType w:val="hybridMultilevel"/>
    <w:tmpl w:val="AAD643F4"/>
    <w:lvl w:ilvl="0" w:tplc="54A6E152">
      <w:start w:val="1"/>
      <w:numFmt w:val="lowerLetter"/>
      <w:pStyle w:val="RSCF01FootnoteAuthorAddress"/>
      <w:lvlText w:val="%1."/>
      <w:lvlJc w:val="left"/>
      <w:pPr>
        <w:ind w:left="720" w:hanging="360"/>
      </w:pPr>
      <w:rPr>
        <w:rFonts w:ascii="Calibri" w:hAnsi="Calibri" w:hint="default"/>
        <w:b w:val="0"/>
        <w:i/>
        <w:vertAlign w:val="superscrip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CC4793E"/>
    <w:multiLevelType w:val="hybridMultilevel"/>
    <w:tmpl w:val="1E5E52AA"/>
    <w:lvl w:ilvl="0" w:tplc="A2DA1DF6">
      <w:start w:val="1"/>
      <w:numFmt w:val="decimal"/>
      <w:pStyle w:val="RSCR02Referenc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D6D3C7B"/>
    <w:multiLevelType w:val="hybridMultilevel"/>
    <w:tmpl w:val="0AF6D3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DE4064A"/>
    <w:multiLevelType w:val="hybridMultilevel"/>
    <w:tmpl w:val="CFE8A9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4BCD4D4E"/>
    <w:multiLevelType w:val="hybridMultilevel"/>
    <w:tmpl w:val="C8C00290"/>
    <w:lvl w:ilvl="0" w:tplc="C40CADE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DD5E67"/>
    <w:multiLevelType w:val="hybridMultilevel"/>
    <w:tmpl w:val="918C1248"/>
    <w:lvl w:ilvl="0" w:tplc="F11A06D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4E94965"/>
    <w:multiLevelType w:val="multilevel"/>
    <w:tmpl w:val="834465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DD20F4"/>
    <w:multiLevelType w:val="multilevel"/>
    <w:tmpl w:val="42648CD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D2334B"/>
    <w:multiLevelType w:val="hybridMultilevel"/>
    <w:tmpl w:val="06DC6F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E55248F"/>
    <w:multiLevelType w:val="multilevel"/>
    <w:tmpl w:val="42648CD0"/>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623A9A"/>
    <w:multiLevelType w:val="multilevel"/>
    <w:tmpl w:val="D2C2FC12"/>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C97A9E"/>
    <w:multiLevelType w:val="hybridMultilevel"/>
    <w:tmpl w:val="B3983C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C6A761A"/>
    <w:multiLevelType w:val="hybridMultilevel"/>
    <w:tmpl w:val="27AE91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A2E7F39"/>
    <w:multiLevelType w:val="hybridMultilevel"/>
    <w:tmpl w:val="14BA6562"/>
    <w:lvl w:ilvl="0" w:tplc="98B861D8">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3675988">
    <w:abstractNumId w:val="6"/>
  </w:num>
  <w:num w:numId="2" w16cid:durableId="1502698826">
    <w:abstractNumId w:val="15"/>
  </w:num>
  <w:num w:numId="3" w16cid:durableId="280109219">
    <w:abstractNumId w:val="14"/>
  </w:num>
  <w:num w:numId="4" w16cid:durableId="1470825503">
    <w:abstractNumId w:val="27"/>
  </w:num>
  <w:num w:numId="5" w16cid:durableId="1243905841">
    <w:abstractNumId w:val="19"/>
  </w:num>
  <w:num w:numId="6" w16cid:durableId="1891917770">
    <w:abstractNumId w:val="9"/>
  </w:num>
  <w:num w:numId="7" w16cid:durableId="913666999">
    <w:abstractNumId w:val="17"/>
  </w:num>
  <w:num w:numId="8" w16cid:durableId="641733245">
    <w:abstractNumId w:val="11"/>
  </w:num>
  <w:num w:numId="9" w16cid:durableId="95753364">
    <w:abstractNumId w:val="8"/>
  </w:num>
  <w:num w:numId="10" w16cid:durableId="2144810253">
    <w:abstractNumId w:val="13"/>
  </w:num>
  <w:num w:numId="11" w16cid:durableId="1865244565">
    <w:abstractNumId w:val="18"/>
  </w:num>
  <w:num w:numId="12" w16cid:durableId="28997377">
    <w:abstractNumId w:val="5"/>
  </w:num>
  <w:num w:numId="13" w16cid:durableId="1782141602">
    <w:abstractNumId w:val="1"/>
  </w:num>
  <w:num w:numId="14" w16cid:durableId="760226435">
    <w:abstractNumId w:val="12"/>
  </w:num>
  <w:num w:numId="15" w16cid:durableId="534662009">
    <w:abstractNumId w:val="20"/>
  </w:num>
  <w:num w:numId="16" w16cid:durableId="568925089">
    <w:abstractNumId w:val="7"/>
  </w:num>
  <w:num w:numId="17" w16cid:durableId="276571748">
    <w:abstractNumId w:val="4"/>
  </w:num>
  <w:num w:numId="18" w16cid:durableId="1315337917">
    <w:abstractNumId w:val="2"/>
  </w:num>
  <w:num w:numId="19" w16cid:durableId="1543011898">
    <w:abstractNumId w:val="22"/>
  </w:num>
  <w:num w:numId="20" w16cid:durableId="846598207">
    <w:abstractNumId w:val="26"/>
  </w:num>
  <w:num w:numId="21" w16cid:durableId="2072187252">
    <w:abstractNumId w:val="16"/>
  </w:num>
  <w:num w:numId="22" w16cid:durableId="1544832854">
    <w:abstractNumId w:val="0"/>
  </w:num>
  <w:num w:numId="23" w16cid:durableId="1872261898">
    <w:abstractNumId w:val="23"/>
  </w:num>
  <w:num w:numId="24" w16cid:durableId="1269964461">
    <w:abstractNumId w:val="21"/>
  </w:num>
  <w:num w:numId="25" w16cid:durableId="1318878546">
    <w:abstractNumId w:val="3"/>
  </w:num>
  <w:num w:numId="26" w16cid:durableId="1107194339">
    <w:abstractNumId w:val="25"/>
  </w:num>
  <w:num w:numId="27" w16cid:durableId="1754425669">
    <w:abstractNumId w:val="10"/>
  </w:num>
  <w:num w:numId="28" w16cid:durableId="1682970277">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asan Mansoor (Staff)">
    <w15:presenceInfo w15:providerId="AD" w15:userId="S::hsm24sch@bangor.ac.uk::57072a7f-eddf-4442-9924-12597ada32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proofState w:spelling="clean" w:grammar="clean"/>
  <w:stylePaneSortMethod w:val="0000"/>
  <w:trackRevisions/>
  <w:defaultTabStop w:val="284"/>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5A0"/>
    <w:rsid w:val="00005B8A"/>
    <w:rsid w:val="00022D8A"/>
    <w:rsid w:val="00031EAD"/>
    <w:rsid w:val="0003744F"/>
    <w:rsid w:val="000622D1"/>
    <w:rsid w:val="00066722"/>
    <w:rsid w:val="00071E41"/>
    <w:rsid w:val="00073639"/>
    <w:rsid w:val="00092A52"/>
    <w:rsid w:val="00092E7E"/>
    <w:rsid w:val="000A2670"/>
    <w:rsid w:val="000C0A9D"/>
    <w:rsid w:val="000D2FAC"/>
    <w:rsid w:val="000D5891"/>
    <w:rsid w:val="000D6963"/>
    <w:rsid w:val="000E7A32"/>
    <w:rsid w:val="000F0959"/>
    <w:rsid w:val="000F3A41"/>
    <w:rsid w:val="000F78BC"/>
    <w:rsid w:val="00120227"/>
    <w:rsid w:val="00126027"/>
    <w:rsid w:val="0013361B"/>
    <w:rsid w:val="001508E9"/>
    <w:rsid w:val="001633D9"/>
    <w:rsid w:val="00180ABE"/>
    <w:rsid w:val="001923AB"/>
    <w:rsid w:val="001925B0"/>
    <w:rsid w:val="001A3D04"/>
    <w:rsid w:val="001B2CA1"/>
    <w:rsid w:val="001C1EB8"/>
    <w:rsid w:val="00206A82"/>
    <w:rsid w:val="00214BEC"/>
    <w:rsid w:val="00237C8A"/>
    <w:rsid w:val="0024022C"/>
    <w:rsid w:val="00240353"/>
    <w:rsid w:val="00241ACD"/>
    <w:rsid w:val="00253551"/>
    <w:rsid w:val="00270DD5"/>
    <w:rsid w:val="00271235"/>
    <w:rsid w:val="00272D6F"/>
    <w:rsid w:val="0029359F"/>
    <w:rsid w:val="002A5421"/>
    <w:rsid w:val="002B62B5"/>
    <w:rsid w:val="002C0803"/>
    <w:rsid w:val="002C19D0"/>
    <w:rsid w:val="002C251C"/>
    <w:rsid w:val="002C3D7C"/>
    <w:rsid w:val="002E5B1D"/>
    <w:rsid w:val="002F43DC"/>
    <w:rsid w:val="002F52C3"/>
    <w:rsid w:val="00304B94"/>
    <w:rsid w:val="00313E41"/>
    <w:rsid w:val="00337299"/>
    <w:rsid w:val="00352029"/>
    <w:rsid w:val="00352AA4"/>
    <w:rsid w:val="00354579"/>
    <w:rsid w:val="00356F00"/>
    <w:rsid w:val="00360FCC"/>
    <w:rsid w:val="00377481"/>
    <w:rsid w:val="00385965"/>
    <w:rsid w:val="003A2561"/>
    <w:rsid w:val="003A7E95"/>
    <w:rsid w:val="003B739C"/>
    <w:rsid w:val="003C6313"/>
    <w:rsid w:val="003D4ECA"/>
    <w:rsid w:val="003D6715"/>
    <w:rsid w:val="003D77FE"/>
    <w:rsid w:val="003E55B2"/>
    <w:rsid w:val="003F6C57"/>
    <w:rsid w:val="00425640"/>
    <w:rsid w:val="0043180D"/>
    <w:rsid w:val="00432DAD"/>
    <w:rsid w:val="004414A5"/>
    <w:rsid w:val="00442B26"/>
    <w:rsid w:val="0044700B"/>
    <w:rsid w:val="00467171"/>
    <w:rsid w:val="00467C80"/>
    <w:rsid w:val="00474052"/>
    <w:rsid w:val="0047645B"/>
    <w:rsid w:val="004877C8"/>
    <w:rsid w:val="004901D3"/>
    <w:rsid w:val="004B5EA4"/>
    <w:rsid w:val="004B701B"/>
    <w:rsid w:val="004C19F0"/>
    <w:rsid w:val="004C531E"/>
    <w:rsid w:val="004C6C90"/>
    <w:rsid w:val="005037CD"/>
    <w:rsid w:val="00504795"/>
    <w:rsid w:val="00514CBA"/>
    <w:rsid w:val="0052630A"/>
    <w:rsid w:val="0053177A"/>
    <w:rsid w:val="00533EA1"/>
    <w:rsid w:val="00534AC2"/>
    <w:rsid w:val="0055013A"/>
    <w:rsid w:val="005771C3"/>
    <w:rsid w:val="00577B54"/>
    <w:rsid w:val="00590F6D"/>
    <w:rsid w:val="005A29F5"/>
    <w:rsid w:val="005A5A6D"/>
    <w:rsid w:val="005A5ED7"/>
    <w:rsid w:val="005C1A41"/>
    <w:rsid w:val="005C4565"/>
    <w:rsid w:val="005E05CD"/>
    <w:rsid w:val="0060627E"/>
    <w:rsid w:val="0061572F"/>
    <w:rsid w:val="00616D34"/>
    <w:rsid w:val="00631441"/>
    <w:rsid w:val="00636467"/>
    <w:rsid w:val="00641030"/>
    <w:rsid w:val="00645D52"/>
    <w:rsid w:val="0065133B"/>
    <w:rsid w:val="006556AC"/>
    <w:rsid w:val="006602F1"/>
    <w:rsid w:val="00670ED4"/>
    <w:rsid w:val="00672928"/>
    <w:rsid w:val="00674A86"/>
    <w:rsid w:val="006A69C8"/>
    <w:rsid w:val="006B218D"/>
    <w:rsid w:val="006D6163"/>
    <w:rsid w:val="006E58B1"/>
    <w:rsid w:val="006F01C4"/>
    <w:rsid w:val="006F487B"/>
    <w:rsid w:val="006F740B"/>
    <w:rsid w:val="00744A41"/>
    <w:rsid w:val="00780A41"/>
    <w:rsid w:val="00794787"/>
    <w:rsid w:val="007A37D8"/>
    <w:rsid w:val="007C3D03"/>
    <w:rsid w:val="007C428B"/>
    <w:rsid w:val="007D0EF2"/>
    <w:rsid w:val="007D1EFA"/>
    <w:rsid w:val="007D5FE4"/>
    <w:rsid w:val="007E5CC9"/>
    <w:rsid w:val="0080155B"/>
    <w:rsid w:val="008125A0"/>
    <w:rsid w:val="00830C75"/>
    <w:rsid w:val="008310D3"/>
    <w:rsid w:val="00832766"/>
    <w:rsid w:val="008560DE"/>
    <w:rsid w:val="00867DF3"/>
    <w:rsid w:val="0088525A"/>
    <w:rsid w:val="008A0D60"/>
    <w:rsid w:val="008C1387"/>
    <w:rsid w:val="008C682F"/>
    <w:rsid w:val="008E14A6"/>
    <w:rsid w:val="008E509B"/>
    <w:rsid w:val="008F4811"/>
    <w:rsid w:val="008F525A"/>
    <w:rsid w:val="009026D4"/>
    <w:rsid w:val="0091711E"/>
    <w:rsid w:val="00920B12"/>
    <w:rsid w:val="00920FD9"/>
    <w:rsid w:val="009250AC"/>
    <w:rsid w:val="0092763E"/>
    <w:rsid w:val="009316A6"/>
    <w:rsid w:val="00936114"/>
    <w:rsid w:val="009400E9"/>
    <w:rsid w:val="009402BC"/>
    <w:rsid w:val="00946830"/>
    <w:rsid w:val="00962779"/>
    <w:rsid w:val="009654EC"/>
    <w:rsid w:val="00966EEF"/>
    <w:rsid w:val="00985254"/>
    <w:rsid w:val="009918D9"/>
    <w:rsid w:val="009A392D"/>
    <w:rsid w:val="009D17C3"/>
    <w:rsid w:val="009D47C2"/>
    <w:rsid w:val="009E51F8"/>
    <w:rsid w:val="009F2649"/>
    <w:rsid w:val="00A05364"/>
    <w:rsid w:val="00A074D7"/>
    <w:rsid w:val="00A17D23"/>
    <w:rsid w:val="00A208E1"/>
    <w:rsid w:val="00A521AB"/>
    <w:rsid w:val="00A56CD0"/>
    <w:rsid w:val="00A61D3E"/>
    <w:rsid w:val="00A7643E"/>
    <w:rsid w:val="00A82EE0"/>
    <w:rsid w:val="00A9649E"/>
    <w:rsid w:val="00AA1341"/>
    <w:rsid w:val="00AB16D0"/>
    <w:rsid w:val="00AB2C1B"/>
    <w:rsid w:val="00AC3BF2"/>
    <w:rsid w:val="00AC625E"/>
    <w:rsid w:val="00AD5483"/>
    <w:rsid w:val="00AF0249"/>
    <w:rsid w:val="00AF150F"/>
    <w:rsid w:val="00AF4737"/>
    <w:rsid w:val="00B02621"/>
    <w:rsid w:val="00B0470A"/>
    <w:rsid w:val="00B2364D"/>
    <w:rsid w:val="00B53582"/>
    <w:rsid w:val="00B56C74"/>
    <w:rsid w:val="00B6239D"/>
    <w:rsid w:val="00B67630"/>
    <w:rsid w:val="00B70B18"/>
    <w:rsid w:val="00B722DE"/>
    <w:rsid w:val="00B80DDB"/>
    <w:rsid w:val="00B81A4F"/>
    <w:rsid w:val="00B81EE1"/>
    <w:rsid w:val="00B8586F"/>
    <w:rsid w:val="00B9392D"/>
    <w:rsid w:val="00BA42DD"/>
    <w:rsid w:val="00BA761E"/>
    <w:rsid w:val="00BB3FBE"/>
    <w:rsid w:val="00BC1BA8"/>
    <w:rsid w:val="00BC603D"/>
    <w:rsid w:val="00C03CE1"/>
    <w:rsid w:val="00C3016F"/>
    <w:rsid w:val="00C31922"/>
    <w:rsid w:val="00C32EDF"/>
    <w:rsid w:val="00C405FD"/>
    <w:rsid w:val="00C42573"/>
    <w:rsid w:val="00C5024A"/>
    <w:rsid w:val="00C57107"/>
    <w:rsid w:val="00C62C2D"/>
    <w:rsid w:val="00C63235"/>
    <w:rsid w:val="00C663DE"/>
    <w:rsid w:val="00C9227C"/>
    <w:rsid w:val="00C9557D"/>
    <w:rsid w:val="00CA2740"/>
    <w:rsid w:val="00CA2770"/>
    <w:rsid w:val="00CA69D9"/>
    <w:rsid w:val="00CC12E6"/>
    <w:rsid w:val="00CC2E25"/>
    <w:rsid w:val="00CC7C64"/>
    <w:rsid w:val="00CD0B47"/>
    <w:rsid w:val="00CF5F1A"/>
    <w:rsid w:val="00D010E8"/>
    <w:rsid w:val="00D01AD4"/>
    <w:rsid w:val="00D02C04"/>
    <w:rsid w:val="00D138E8"/>
    <w:rsid w:val="00D16025"/>
    <w:rsid w:val="00D20259"/>
    <w:rsid w:val="00D208BA"/>
    <w:rsid w:val="00D21668"/>
    <w:rsid w:val="00D216BC"/>
    <w:rsid w:val="00D32462"/>
    <w:rsid w:val="00D426BC"/>
    <w:rsid w:val="00D42F8F"/>
    <w:rsid w:val="00D45ADF"/>
    <w:rsid w:val="00DA07F1"/>
    <w:rsid w:val="00DB4B84"/>
    <w:rsid w:val="00DD06F4"/>
    <w:rsid w:val="00DD500F"/>
    <w:rsid w:val="00DF53E4"/>
    <w:rsid w:val="00E2136E"/>
    <w:rsid w:val="00E25AF8"/>
    <w:rsid w:val="00E31A6A"/>
    <w:rsid w:val="00E444F7"/>
    <w:rsid w:val="00E44AF7"/>
    <w:rsid w:val="00E46BDF"/>
    <w:rsid w:val="00E547DB"/>
    <w:rsid w:val="00E555BF"/>
    <w:rsid w:val="00E61949"/>
    <w:rsid w:val="00E626C1"/>
    <w:rsid w:val="00E70DCE"/>
    <w:rsid w:val="00E76543"/>
    <w:rsid w:val="00E87276"/>
    <w:rsid w:val="00E93165"/>
    <w:rsid w:val="00EA446A"/>
    <w:rsid w:val="00EA7DC1"/>
    <w:rsid w:val="00EB5BA2"/>
    <w:rsid w:val="00EB5C28"/>
    <w:rsid w:val="00EC6884"/>
    <w:rsid w:val="00ED6103"/>
    <w:rsid w:val="00ED7055"/>
    <w:rsid w:val="00EE3AFB"/>
    <w:rsid w:val="00EF0D19"/>
    <w:rsid w:val="00EF1577"/>
    <w:rsid w:val="00EF6BD4"/>
    <w:rsid w:val="00F02A47"/>
    <w:rsid w:val="00F05C18"/>
    <w:rsid w:val="00F157DD"/>
    <w:rsid w:val="00F15F90"/>
    <w:rsid w:val="00F21465"/>
    <w:rsid w:val="00F57DC3"/>
    <w:rsid w:val="00F6065C"/>
    <w:rsid w:val="00F61EB1"/>
    <w:rsid w:val="00F62C8B"/>
    <w:rsid w:val="00F802D4"/>
    <w:rsid w:val="00F90CCD"/>
    <w:rsid w:val="00F91982"/>
    <w:rsid w:val="00FA2DA2"/>
    <w:rsid w:val="00FA311A"/>
    <w:rsid w:val="00FB16A8"/>
    <w:rsid w:val="00FC1AAD"/>
    <w:rsid w:val="00FE0FE8"/>
    <w:rsid w:val="00FF56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F81D6"/>
  <w15:docId w15:val="{832BB04B-C88E-45BB-9BE4-22D412A49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15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7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47DB"/>
  </w:style>
  <w:style w:type="paragraph" w:styleId="Footer">
    <w:name w:val="footer"/>
    <w:basedOn w:val="Normal"/>
    <w:link w:val="FooterChar"/>
    <w:uiPriority w:val="99"/>
    <w:unhideWhenUsed/>
    <w:rsid w:val="00E547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47DB"/>
  </w:style>
  <w:style w:type="paragraph" w:styleId="BalloonText">
    <w:name w:val="Balloon Text"/>
    <w:basedOn w:val="Normal"/>
    <w:link w:val="BalloonTextChar"/>
    <w:uiPriority w:val="99"/>
    <w:semiHidden/>
    <w:unhideWhenUsed/>
    <w:rsid w:val="00E547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7DB"/>
    <w:rPr>
      <w:rFonts w:ascii="Tahoma" w:hAnsi="Tahoma" w:cs="Tahoma"/>
      <w:sz w:val="16"/>
      <w:szCs w:val="16"/>
    </w:rPr>
  </w:style>
  <w:style w:type="paragraph" w:customStyle="1" w:styleId="RSCH01PaperTitle">
    <w:name w:val="RSC H01 Paper Title"/>
    <w:basedOn w:val="Normal"/>
    <w:next w:val="Normal"/>
    <w:link w:val="RSCH01PaperTitleChar"/>
    <w:qFormat/>
    <w:rsid w:val="00C32EDF"/>
    <w:pPr>
      <w:tabs>
        <w:tab w:val="left" w:pos="284"/>
      </w:tabs>
      <w:spacing w:before="400" w:after="160" w:line="240" w:lineRule="auto"/>
    </w:pPr>
    <w:rPr>
      <w:rFonts w:cs="Times New Roman"/>
      <w:b/>
      <w:sz w:val="29"/>
      <w:szCs w:val="32"/>
    </w:rPr>
  </w:style>
  <w:style w:type="paragraph" w:customStyle="1" w:styleId="RSCH02PaperAuthorsandByline">
    <w:name w:val="RSC H02 Paper Authors and Byline"/>
    <w:basedOn w:val="Normal"/>
    <w:link w:val="RSCH02PaperAuthorsandBylineChar"/>
    <w:qFormat/>
    <w:rsid w:val="001633D9"/>
    <w:pPr>
      <w:spacing w:after="120" w:line="240" w:lineRule="exact"/>
    </w:pPr>
    <w:rPr>
      <w:rFonts w:cs="Times New Roman"/>
      <w:sz w:val="20"/>
    </w:rPr>
  </w:style>
  <w:style w:type="paragraph" w:customStyle="1" w:styleId="RSCB01ARTAbstract">
    <w:name w:val="RSC B01 ART Abstract"/>
    <w:basedOn w:val="Normal"/>
    <w:link w:val="RSCB01ARTAbstractChar"/>
    <w:qFormat/>
    <w:rsid w:val="00FA2DA2"/>
    <w:pPr>
      <w:spacing w:line="240" w:lineRule="exact"/>
      <w:jc w:val="both"/>
    </w:pPr>
    <w:rPr>
      <w:noProof/>
      <w:sz w:val="16"/>
      <w:lang w:eastAsia="en-GB"/>
    </w:rPr>
  </w:style>
  <w:style w:type="table" w:styleId="TableGrid">
    <w:name w:val="Table Grid"/>
    <w:basedOn w:val="TableNormal"/>
    <w:uiPriority w:val="59"/>
    <w:rsid w:val="005771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BHeading">
    <w:name w:val="05 B Heading"/>
    <w:basedOn w:val="RSCB04AHeadingSection"/>
    <w:link w:val="05BHeadingChar"/>
    <w:rsid w:val="00AB16D0"/>
    <w:pPr>
      <w:spacing w:before="160" w:line="240" w:lineRule="exact"/>
    </w:pPr>
    <w:rPr>
      <w:rFonts w:ascii="Times New Roman" w:hAnsi="Times New Roman" w:cs="Times New Roman"/>
      <w:sz w:val="18"/>
      <w:szCs w:val="18"/>
    </w:rPr>
  </w:style>
  <w:style w:type="paragraph" w:customStyle="1" w:styleId="RSCB02ArticleText">
    <w:name w:val="RSC B02 Article Text"/>
    <w:basedOn w:val="Normal"/>
    <w:link w:val="RSCB02ArticleTextChar"/>
    <w:qFormat/>
    <w:rsid w:val="00EE3AFB"/>
    <w:pPr>
      <w:spacing w:after="0" w:line="240" w:lineRule="exact"/>
      <w:jc w:val="both"/>
    </w:pPr>
    <w:rPr>
      <w:rFonts w:cs="Times New Roman"/>
      <w:w w:val="108"/>
      <w:sz w:val="18"/>
      <w:szCs w:val="18"/>
    </w:rPr>
  </w:style>
  <w:style w:type="character" w:customStyle="1" w:styleId="06CHeading">
    <w:name w:val="06 C Heading"/>
    <w:basedOn w:val="RSCB02ArticleTextChar"/>
    <w:uiPriority w:val="1"/>
    <w:rsid w:val="00EF1577"/>
    <w:rPr>
      <w:rFonts w:ascii="Times New Roman" w:hAnsi="Times New Roman" w:cs="Times New Roman"/>
      <w:b/>
      <w:smallCaps/>
      <w:w w:val="108"/>
      <w:sz w:val="18"/>
      <w:szCs w:val="18"/>
    </w:rPr>
  </w:style>
  <w:style w:type="character" w:customStyle="1" w:styleId="RSCB02ArticleTextChar">
    <w:name w:val="RSC B02 Article Text Char"/>
    <w:basedOn w:val="DefaultParagraphFont"/>
    <w:link w:val="RSCB02ArticleText"/>
    <w:rsid w:val="00EE3AFB"/>
    <w:rPr>
      <w:rFonts w:cs="Times New Roman"/>
      <w:w w:val="108"/>
      <w:sz w:val="18"/>
      <w:szCs w:val="18"/>
    </w:rPr>
  </w:style>
  <w:style w:type="paragraph" w:customStyle="1" w:styleId="09ListText">
    <w:name w:val="09 List Text"/>
    <w:basedOn w:val="RSCB02ArticleText"/>
    <w:link w:val="09ListTextChar"/>
    <w:rsid w:val="00EF1577"/>
    <w:pPr>
      <w:widowControl w:val="0"/>
      <w:spacing w:line="230" w:lineRule="exact"/>
      <w:ind w:left="284" w:hanging="284"/>
    </w:pPr>
    <w:rPr>
      <w:rFonts w:eastAsia="Times New Roman"/>
      <w:lang w:eastAsia="en-GB"/>
    </w:rPr>
  </w:style>
  <w:style w:type="paragraph" w:customStyle="1" w:styleId="RSCF01FootnoteAuthorAddress">
    <w:name w:val="RSC F01 Footnote Author Address"/>
    <w:link w:val="RSCF01FootnoteAuthorAddressChar"/>
    <w:qFormat/>
    <w:rsid w:val="006556AC"/>
    <w:pPr>
      <w:numPr>
        <w:numId w:val="3"/>
      </w:numPr>
      <w:pBdr>
        <w:top w:val="single" w:sz="12" w:space="1" w:color="A6A6A6" w:themeColor="background1" w:themeShade="A6"/>
      </w:pBdr>
      <w:spacing w:after="0" w:line="240" w:lineRule="auto"/>
      <w:ind w:left="85" w:hanging="85"/>
      <w:suppressOverlap/>
    </w:pPr>
    <w:rPr>
      <w:rFonts w:cs="Times New Roman"/>
      <w:i/>
      <w:w w:val="105"/>
      <w:sz w:val="14"/>
      <w:szCs w:val="14"/>
    </w:rPr>
  </w:style>
  <w:style w:type="paragraph" w:customStyle="1" w:styleId="RSCI02FigureSchemeChartwithtopbar">
    <w:name w:val="RSC I02 Figure/Scheme/Chart with top bar"/>
    <w:basedOn w:val="Normal"/>
    <w:link w:val="RSCI02FigureSchemeChartwithtopbarChar"/>
    <w:qFormat/>
    <w:rsid w:val="006556AC"/>
    <w:pPr>
      <w:pBdr>
        <w:top w:val="single" w:sz="12" w:space="5" w:color="999999"/>
      </w:pBdr>
      <w:spacing w:before="120" w:after="40" w:line="240" w:lineRule="auto"/>
      <w:jc w:val="both"/>
    </w:pPr>
    <w:rPr>
      <w:rFonts w:cs="Times New Roman"/>
      <w:w w:val="108"/>
      <w:sz w:val="14"/>
      <w:szCs w:val="18"/>
    </w:rPr>
  </w:style>
  <w:style w:type="paragraph" w:customStyle="1" w:styleId="RSCI01FigureSchemeChartwithbottombar">
    <w:name w:val="RSC I01 Figure/Scheme/Chart with bottom bar"/>
    <w:basedOn w:val="Normal"/>
    <w:link w:val="RSCI01FigureSchemeChartwithbottombarChar"/>
    <w:qFormat/>
    <w:rsid w:val="006556AC"/>
    <w:pPr>
      <w:pBdr>
        <w:bottom w:val="single" w:sz="12" w:space="5" w:color="999999"/>
      </w:pBdr>
      <w:spacing w:before="40" w:after="120" w:line="120" w:lineRule="exact"/>
      <w:jc w:val="both"/>
    </w:pPr>
    <w:rPr>
      <w:rFonts w:cstheme="minorHAnsi"/>
      <w:w w:val="108"/>
      <w:sz w:val="14"/>
      <w:szCs w:val="14"/>
    </w:rPr>
  </w:style>
  <w:style w:type="paragraph" w:customStyle="1" w:styleId="RSCI03FigureSchemeChartUncaptioned">
    <w:name w:val="RSC I03 Figure/Scheme/Chart Uncaptioned"/>
    <w:basedOn w:val="Normal"/>
    <w:link w:val="RSCI03FigureSchemeChartUncaptionedChar"/>
    <w:qFormat/>
    <w:rsid w:val="006556AC"/>
    <w:pPr>
      <w:spacing w:before="160" w:after="160" w:line="240" w:lineRule="auto"/>
      <w:jc w:val="center"/>
    </w:pPr>
    <w:rPr>
      <w:rFonts w:cs="Times New Roman"/>
      <w:sz w:val="16"/>
      <w:szCs w:val="16"/>
    </w:rPr>
  </w:style>
  <w:style w:type="paragraph" w:customStyle="1" w:styleId="RSCB03MathematicsGreeketc">
    <w:name w:val="RSC B03 Mathematics/Greek etc"/>
    <w:basedOn w:val="Normal"/>
    <w:link w:val="RSCB03MathematicsGreeketcChar"/>
    <w:qFormat/>
    <w:rsid w:val="007A37D8"/>
    <w:pPr>
      <w:tabs>
        <w:tab w:val="center" w:pos="2268"/>
        <w:tab w:val="right" w:pos="4536"/>
      </w:tabs>
      <w:spacing w:before="160" w:after="160" w:line="240" w:lineRule="auto"/>
    </w:pPr>
    <w:rPr>
      <w:rFonts w:ascii="Times New Roman" w:hAnsi="Times New Roman"/>
      <w:sz w:val="18"/>
    </w:rPr>
  </w:style>
  <w:style w:type="paragraph" w:customStyle="1" w:styleId="RSCB09Biography">
    <w:name w:val="RSC B09 Biography"/>
    <w:basedOn w:val="RSCB02ArticleText"/>
    <w:link w:val="RSCB09BiographyChar"/>
    <w:qFormat/>
    <w:rsid w:val="002E5B1D"/>
    <w:pPr>
      <w:pBdr>
        <w:top w:val="single" w:sz="6" w:space="1" w:color="auto"/>
      </w:pBdr>
    </w:pPr>
    <w:rPr>
      <w:i/>
    </w:rPr>
  </w:style>
  <w:style w:type="character" w:customStyle="1" w:styleId="RSCB09BiographyChar">
    <w:name w:val="RSC B09 Biography Char"/>
    <w:basedOn w:val="RSCB02ArticleTextChar"/>
    <w:link w:val="RSCB09Biography"/>
    <w:rsid w:val="002E5B1D"/>
    <w:rPr>
      <w:rFonts w:cs="Times New Roman"/>
      <w:i/>
      <w:w w:val="108"/>
      <w:sz w:val="18"/>
      <w:szCs w:val="18"/>
    </w:rPr>
  </w:style>
  <w:style w:type="paragraph" w:customStyle="1" w:styleId="RSCF02FootnotestoTitleAuthors">
    <w:name w:val="RSC F02 Footnotes to Title/Authors"/>
    <w:basedOn w:val="Normal"/>
    <w:link w:val="RSCF02FootnotestoTitleAuthorsChar"/>
    <w:qFormat/>
    <w:rsid w:val="006556AC"/>
    <w:pPr>
      <w:tabs>
        <w:tab w:val="left" w:pos="284"/>
      </w:tabs>
      <w:spacing w:after="0" w:line="240" w:lineRule="auto"/>
      <w:suppressOverlap/>
      <w:jc w:val="both"/>
    </w:pPr>
    <w:rPr>
      <w:rFonts w:cs="Times New Roman"/>
      <w:w w:val="105"/>
      <w:sz w:val="14"/>
      <w:szCs w:val="14"/>
    </w:rPr>
  </w:style>
  <w:style w:type="character" w:customStyle="1" w:styleId="RSCF01FootnoteAuthorAddressChar">
    <w:name w:val="RSC F01 Footnote Author Address Char"/>
    <w:basedOn w:val="DefaultParagraphFont"/>
    <w:link w:val="RSCF01FootnoteAuthorAddress"/>
    <w:rsid w:val="006556AC"/>
    <w:rPr>
      <w:rFonts w:cs="Times New Roman"/>
      <w:i/>
      <w:w w:val="105"/>
      <w:sz w:val="14"/>
      <w:szCs w:val="14"/>
    </w:rPr>
  </w:style>
  <w:style w:type="paragraph" w:customStyle="1" w:styleId="RSCR02References">
    <w:name w:val="RSC R02 References"/>
    <w:basedOn w:val="RSCB02ArticleText"/>
    <w:link w:val="RSCR02ReferencesChar"/>
    <w:qFormat/>
    <w:rsid w:val="00CF5F1A"/>
    <w:pPr>
      <w:numPr>
        <w:numId w:val="2"/>
      </w:numPr>
      <w:spacing w:line="200" w:lineRule="exact"/>
      <w:ind w:left="284" w:hanging="284"/>
    </w:pPr>
    <w:rPr>
      <w:w w:val="105"/>
    </w:rPr>
  </w:style>
  <w:style w:type="character" w:customStyle="1" w:styleId="RSCF02FootnotestoTitleAuthorsChar">
    <w:name w:val="RSC F02 Footnotes to Title/Authors Char"/>
    <w:basedOn w:val="DefaultParagraphFont"/>
    <w:link w:val="RSCF02FootnotestoTitleAuthors"/>
    <w:rsid w:val="006556AC"/>
    <w:rPr>
      <w:rFonts w:cs="Times New Roman"/>
      <w:w w:val="105"/>
      <w:sz w:val="14"/>
      <w:szCs w:val="14"/>
    </w:rPr>
  </w:style>
  <w:style w:type="paragraph" w:styleId="NoSpacing">
    <w:name w:val="No Spacing"/>
    <w:uiPriority w:val="1"/>
    <w:rsid w:val="00272D6F"/>
    <w:pPr>
      <w:spacing w:after="0" w:line="240" w:lineRule="auto"/>
    </w:pPr>
  </w:style>
  <w:style w:type="character" w:customStyle="1" w:styleId="RSCR02ReferencesChar">
    <w:name w:val="RSC R02 References Char"/>
    <w:basedOn w:val="DefaultParagraphFont"/>
    <w:link w:val="RSCR02References"/>
    <w:rsid w:val="00CF5F1A"/>
    <w:rPr>
      <w:rFonts w:cs="Times New Roman"/>
      <w:w w:val="105"/>
      <w:sz w:val="18"/>
      <w:szCs w:val="18"/>
    </w:rPr>
  </w:style>
  <w:style w:type="paragraph" w:customStyle="1" w:styleId="RSCB04AHeadingSection">
    <w:name w:val="RSC B04 A Heading (Section)"/>
    <w:basedOn w:val="Normal"/>
    <w:link w:val="RSCB04AHeadingSectionChar"/>
    <w:qFormat/>
    <w:rsid w:val="00EF6BD4"/>
    <w:pPr>
      <w:spacing w:before="400" w:after="80" w:line="240" w:lineRule="auto"/>
    </w:pPr>
    <w:rPr>
      <w:b/>
      <w:sz w:val="24"/>
    </w:rPr>
  </w:style>
  <w:style w:type="character" w:customStyle="1" w:styleId="RSCH01PaperTitleChar">
    <w:name w:val="RSC H01 Paper Title Char"/>
    <w:basedOn w:val="DefaultParagraphFont"/>
    <w:link w:val="RSCH01PaperTitle"/>
    <w:rsid w:val="00C32EDF"/>
    <w:rPr>
      <w:rFonts w:cs="Times New Roman"/>
      <w:b/>
      <w:sz w:val="29"/>
      <w:szCs w:val="32"/>
    </w:rPr>
  </w:style>
  <w:style w:type="character" w:customStyle="1" w:styleId="RSCH02PaperAuthorsandBylineChar">
    <w:name w:val="RSC H02 Paper Authors and Byline Char"/>
    <w:basedOn w:val="DefaultParagraphFont"/>
    <w:link w:val="RSCH02PaperAuthorsandByline"/>
    <w:rsid w:val="001633D9"/>
    <w:rPr>
      <w:rFonts w:cs="Times New Roman"/>
      <w:sz w:val="20"/>
    </w:rPr>
  </w:style>
  <w:style w:type="character" w:customStyle="1" w:styleId="RSCB01ARTAbstractChar">
    <w:name w:val="RSC B01 ART Abstract Char"/>
    <w:basedOn w:val="DefaultParagraphFont"/>
    <w:link w:val="RSCB01ARTAbstract"/>
    <w:rsid w:val="00FA2DA2"/>
    <w:rPr>
      <w:noProof/>
      <w:sz w:val="16"/>
      <w:lang w:eastAsia="en-GB"/>
    </w:rPr>
  </w:style>
  <w:style w:type="character" w:customStyle="1" w:styleId="09ListTextChar">
    <w:name w:val="09 List Text Char"/>
    <w:basedOn w:val="RSCB02ArticleTextChar"/>
    <w:link w:val="09ListText"/>
    <w:rsid w:val="00EF1577"/>
    <w:rPr>
      <w:rFonts w:ascii="Times New Roman" w:eastAsia="Times New Roman" w:hAnsi="Times New Roman" w:cs="Times New Roman"/>
      <w:w w:val="108"/>
      <w:sz w:val="18"/>
      <w:szCs w:val="18"/>
      <w:lang w:eastAsia="en-GB"/>
    </w:rPr>
  </w:style>
  <w:style w:type="character" w:customStyle="1" w:styleId="RSCB04AHeadingSectionChar">
    <w:name w:val="RSC B04 A Heading (Section) Char"/>
    <w:basedOn w:val="DefaultParagraphFont"/>
    <w:link w:val="RSCB04AHeadingSection"/>
    <w:rsid w:val="00EF6BD4"/>
    <w:rPr>
      <w:b/>
      <w:sz w:val="24"/>
    </w:rPr>
  </w:style>
  <w:style w:type="character" w:customStyle="1" w:styleId="05BHeadingChar">
    <w:name w:val="05 B Heading Char"/>
    <w:basedOn w:val="RSCB04AHeadingSectionChar"/>
    <w:link w:val="05BHeading"/>
    <w:rsid w:val="00AB16D0"/>
    <w:rPr>
      <w:rFonts w:ascii="Times New Roman" w:hAnsi="Times New Roman" w:cs="Times New Roman"/>
      <w:b/>
      <w:sz w:val="18"/>
      <w:szCs w:val="18"/>
    </w:rPr>
  </w:style>
  <w:style w:type="paragraph" w:customStyle="1" w:styleId="RSCT01TableTitlewithtopbar">
    <w:name w:val="RSC T01 Table Title with top bar"/>
    <w:basedOn w:val="Normal"/>
    <w:link w:val="RSCT01TableTitlewithtopbarChar"/>
    <w:qFormat/>
    <w:rsid w:val="006556AC"/>
    <w:pPr>
      <w:keepNext/>
      <w:keepLines/>
      <w:pBdr>
        <w:top w:val="single" w:sz="12" w:space="1" w:color="999999"/>
        <w:bottom w:val="single" w:sz="6" w:space="1" w:color="auto"/>
      </w:pBdr>
      <w:spacing w:before="120" w:after="120" w:line="200" w:lineRule="exact"/>
      <w:jc w:val="both"/>
    </w:pPr>
    <w:rPr>
      <w:rFonts w:eastAsia="Times New Roman" w:cs="Times New Roman"/>
      <w:sz w:val="14"/>
      <w:szCs w:val="20"/>
      <w:lang w:eastAsia="en-GB"/>
    </w:rPr>
  </w:style>
  <w:style w:type="character" w:customStyle="1" w:styleId="RSCI02FigureSchemeChartwithtopbarChar">
    <w:name w:val="RSC I02 Figure/Scheme/Chart with top bar Char"/>
    <w:basedOn w:val="DefaultParagraphFont"/>
    <w:link w:val="RSCI02FigureSchemeChartwithtopbar"/>
    <w:rsid w:val="006556AC"/>
    <w:rPr>
      <w:rFonts w:cs="Times New Roman"/>
      <w:w w:val="108"/>
      <w:sz w:val="14"/>
      <w:szCs w:val="18"/>
    </w:rPr>
  </w:style>
  <w:style w:type="character" w:customStyle="1" w:styleId="RSCI01FigureSchemeChartwithbottombarChar">
    <w:name w:val="RSC I01 Figure/Scheme/Chart with bottom bar Char"/>
    <w:basedOn w:val="DefaultParagraphFont"/>
    <w:link w:val="RSCI01FigureSchemeChartwithbottombar"/>
    <w:rsid w:val="006556AC"/>
    <w:rPr>
      <w:rFonts w:cstheme="minorHAnsi"/>
      <w:w w:val="108"/>
      <w:sz w:val="14"/>
      <w:szCs w:val="14"/>
    </w:rPr>
  </w:style>
  <w:style w:type="character" w:customStyle="1" w:styleId="RSCI03FigureSchemeChartUncaptionedChar">
    <w:name w:val="RSC I03 Figure/Scheme/Chart Uncaptioned Char"/>
    <w:basedOn w:val="DefaultParagraphFont"/>
    <w:link w:val="RSCI03FigureSchemeChartUncaptioned"/>
    <w:rsid w:val="006556AC"/>
    <w:rPr>
      <w:rFonts w:cs="Times New Roman"/>
      <w:sz w:val="16"/>
      <w:szCs w:val="16"/>
    </w:rPr>
  </w:style>
  <w:style w:type="character" w:customStyle="1" w:styleId="RSCB03MathematicsGreeketcChar">
    <w:name w:val="RSC B03 Mathematics/Greek etc Char"/>
    <w:basedOn w:val="DefaultParagraphFont"/>
    <w:link w:val="RSCB03MathematicsGreeketc"/>
    <w:rsid w:val="007A37D8"/>
    <w:rPr>
      <w:rFonts w:ascii="Times New Roman" w:hAnsi="Times New Roman"/>
      <w:sz w:val="18"/>
    </w:rPr>
  </w:style>
  <w:style w:type="paragraph" w:customStyle="1" w:styleId="RSCT03TableBody">
    <w:name w:val="RSC T03 Table Body"/>
    <w:basedOn w:val="Normal"/>
    <w:link w:val="RSCT03TableBodyChar"/>
    <w:qFormat/>
    <w:rsid w:val="00B0470A"/>
    <w:pPr>
      <w:keepNext/>
      <w:keepLines/>
      <w:spacing w:after="0" w:line="220" w:lineRule="exact"/>
      <w:jc w:val="center"/>
    </w:pPr>
    <w:rPr>
      <w:rFonts w:eastAsia="Times New Roman" w:cs="Times New Roman"/>
      <w:sz w:val="16"/>
      <w:szCs w:val="16"/>
      <w:lang w:eastAsia="en-GB"/>
    </w:rPr>
  </w:style>
  <w:style w:type="character" w:customStyle="1" w:styleId="RSCT01TableTitlewithtopbarChar">
    <w:name w:val="RSC T01 Table Title with top bar Char"/>
    <w:basedOn w:val="DefaultParagraphFont"/>
    <w:link w:val="RSCT01TableTitlewithtopbar"/>
    <w:rsid w:val="006556AC"/>
    <w:rPr>
      <w:rFonts w:eastAsia="Times New Roman" w:cs="Times New Roman"/>
      <w:sz w:val="14"/>
      <w:szCs w:val="20"/>
      <w:lang w:eastAsia="en-GB"/>
    </w:rPr>
  </w:style>
  <w:style w:type="paragraph" w:customStyle="1" w:styleId="RSCT04TableFootnotewithbottombar">
    <w:name w:val="RSC T04 Table Footnote with bottom bar"/>
    <w:basedOn w:val="Normal"/>
    <w:link w:val="RSCT04TableFootnotewithbottombarChar"/>
    <w:qFormat/>
    <w:rsid w:val="006556AC"/>
    <w:pPr>
      <w:keepLines/>
      <w:pBdr>
        <w:bottom w:val="single" w:sz="12" w:space="1" w:color="999999"/>
      </w:pBdr>
      <w:spacing w:before="120" w:after="160" w:line="200" w:lineRule="exact"/>
      <w:jc w:val="both"/>
    </w:pPr>
    <w:rPr>
      <w:rFonts w:eastAsia="Times New Roman" w:cs="Times New Roman"/>
      <w:sz w:val="15"/>
      <w:szCs w:val="20"/>
      <w:lang w:eastAsia="en-GB"/>
    </w:rPr>
  </w:style>
  <w:style w:type="character" w:customStyle="1" w:styleId="RSCT03TableBodyChar">
    <w:name w:val="RSC T03 Table Body Char"/>
    <w:basedOn w:val="DefaultParagraphFont"/>
    <w:link w:val="RSCT03TableBody"/>
    <w:rsid w:val="00B0470A"/>
    <w:rPr>
      <w:rFonts w:eastAsia="Times New Roman" w:cs="Times New Roman"/>
      <w:sz w:val="16"/>
      <w:szCs w:val="16"/>
      <w:lang w:eastAsia="en-GB"/>
    </w:rPr>
  </w:style>
  <w:style w:type="character" w:customStyle="1" w:styleId="RSCT04TableFootnotewithbottombarChar">
    <w:name w:val="RSC T04 Table Footnote with bottom bar Char"/>
    <w:basedOn w:val="DefaultParagraphFont"/>
    <w:link w:val="RSCT04TableFootnotewithbottombar"/>
    <w:rsid w:val="006556AC"/>
    <w:rPr>
      <w:rFonts w:eastAsia="Times New Roman" w:cs="Times New Roman"/>
      <w:sz w:val="15"/>
      <w:szCs w:val="20"/>
      <w:lang w:eastAsia="en-GB"/>
    </w:rPr>
  </w:style>
  <w:style w:type="character" w:styleId="Hyperlink">
    <w:name w:val="Hyperlink"/>
    <w:basedOn w:val="DefaultParagraphFont"/>
    <w:uiPriority w:val="99"/>
    <w:unhideWhenUsed/>
    <w:rsid w:val="005037CD"/>
    <w:rPr>
      <w:color w:val="0000FF" w:themeColor="hyperlink"/>
      <w:u w:val="single"/>
    </w:rPr>
  </w:style>
  <w:style w:type="paragraph" w:styleId="ListParagraph">
    <w:name w:val="List Paragraph"/>
    <w:basedOn w:val="Normal"/>
    <w:uiPriority w:val="34"/>
    <w:qFormat/>
    <w:rsid w:val="00F15F90"/>
    <w:pPr>
      <w:ind w:left="720"/>
      <w:contextualSpacing/>
    </w:pPr>
  </w:style>
  <w:style w:type="paragraph" w:styleId="Revision">
    <w:name w:val="Revision"/>
    <w:hidden/>
    <w:uiPriority w:val="99"/>
    <w:semiHidden/>
    <w:rsid w:val="000D5891"/>
    <w:pPr>
      <w:spacing w:after="0" w:line="240" w:lineRule="auto"/>
    </w:pPr>
  </w:style>
  <w:style w:type="paragraph" w:styleId="FootnoteText">
    <w:name w:val="footnote text"/>
    <w:basedOn w:val="Normal"/>
    <w:link w:val="FootnoteTextChar"/>
    <w:uiPriority w:val="99"/>
    <w:semiHidden/>
    <w:unhideWhenUsed/>
    <w:rsid w:val="00CA274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A2740"/>
    <w:rPr>
      <w:sz w:val="20"/>
      <w:szCs w:val="20"/>
    </w:rPr>
  </w:style>
  <w:style w:type="character" w:styleId="FootnoteReference">
    <w:name w:val="footnote reference"/>
    <w:basedOn w:val="DefaultParagraphFont"/>
    <w:uiPriority w:val="99"/>
    <w:semiHidden/>
    <w:unhideWhenUsed/>
    <w:rsid w:val="00CA2740"/>
    <w:rPr>
      <w:vertAlign w:val="superscript"/>
    </w:rPr>
  </w:style>
  <w:style w:type="paragraph" w:styleId="NormalWeb">
    <w:name w:val="Normal (Web)"/>
    <w:basedOn w:val="Normal"/>
    <w:uiPriority w:val="99"/>
    <w:semiHidden/>
    <w:unhideWhenUsed/>
    <w:rsid w:val="0094683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Caption">
    <w:name w:val="caption"/>
    <w:basedOn w:val="Normal"/>
    <w:next w:val="Normal"/>
    <w:uiPriority w:val="35"/>
    <w:unhideWhenUsed/>
    <w:rsid w:val="00B0470A"/>
    <w:pPr>
      <w:spacing w:line="200" w:lineRule="exact"/>
    </w:pPr>
    <w:rPr>
      <w:bCs/>
      <w:sz w:val="14"/>
      <w:szCs w:val="18"/>
    </w:rPr>
  </w:style>
  <w:style w:type="paragraph" w:customStyle="1" w:styleId="Style1">
    <w:name w:val="Style1"/>
    <w:basedOn w:val="RSCB02ArticleText"/>
    <w:link w:val="Style1Char"/>
    <w:rsid w:val="00B0470A"/>
  </w:style>
  <w:style w:type="paragraph" w:customStyle="1" w:styleId="RSCT05TableFootnotewithoutbottombar">
    <w:name w:val="RSC T05 Table Footnote without bottom bar"/>
    <w:basedOn w:val="RSCT04TableFootnotewithbottombar"/>
    <w:link w:val="RSCT05TableFootnotewithoutbottombarChar"/>
    <w:qFormat/>
    <w:rsid w:val="00B0470A"/>
    <w:pPr>
      <w:pBdr>
        <w:bottom w:val="none" w:sz="0" w:space="0" w:color="auto"/>
      </w:pBdr>
    </w:pPr>
  </w:style>
  <w:style w:type="character" w:customStyle="1" w:styleId="Style1Char">
    <w:name w:val="Style1 Char"/>
    <w:basedOn w:val="RSCB02ArticleTextChar"/>
    <w:link w:val="Style1"/>
    <w:rsid w:val="00B0470A"/>
    <w:rPr>
      <w:rFonts w:cs="Times New Roman"/>
      <w:w w:val="108"/>
      <w:sz w:val="18"/>
      <w:szCs w:val="18"/>
    </w:rPr>
  </w:style>
  <w:style w:type="paragraph" w:customStyle="1" w:styleId="RSCT02Tabletitlewithouttopbar">
    <w:name w:val="RSC T02 Table title without top bar"/>
    <w:basedOn w:val="RSCT01TableTitlewithtopbar"/>
    <w:link w:val="RSCT02TabletitlewithouttopbarChar"/>
    <w:qFormat/>
    <w:rsid w:val="00B0470A"/>
    <w:pPr>
      <w:pBdr>
        <w:top w:val="none" w:sz="0" w:space="0" w:color="auto"/>
      </w:pBdr>
    </w:pPr>
  </w:style>
  <w:style w:type="character" w:customStyle="1" w:styleId="RSCT05TableFootnotewithoutbottombarChar">
    <w:name w:val="RSC T05 Table Footnote without bottom bar Char"/>
    <w:basedOn w:val="RSCT04TableFootnotewithbottombarChar"/>
    <w:link w:val="RSCT05TableFootnotewithoutbottombar"/>
    <w:rsid w:val="00B0470A"/>
    <w:rPr>
      <w:rFonts w:eastAsia="Times New Roman" w:cs="Times New Roman"/>
      <w:sz w:val="15"/>
      <w:szCs w:val="20"/>
      <w:lang w:eastAsia="en-GB"/>
    </w:rPr>
  </w:style>
  <w:style w:type="paragraph" w:customStyle="1" w:styleId="RSCI04CaptiontoFigureSchemeChart">
    <w:name w:val="RSC I04 Caption to Figure/Scheme/Chart"/>
    <w:link w:val="RSCI04CaptiontoFigureSchemeChartChar"/>
    <w:qFormat/>
    <w:rsid w:val="006556AC"/>
    <w:pPr>
      <w:spacing w:line="200" w:lineRule="exact"/>
      <w:jc w:val="both"/>
    </w:pPr>
    <w:rPr>
      <w:bCs/>
      <w:sz w:val="14"/>
      <w:szCs w:val="18"/>
    </w:rPr>
  </w:style>
  <w:style w:type="character" w:customStyle="1" w:styleId="RSCT02TabletitlewithouttopbarChar">
    <w:name w:val="RSC T02 Table title without top bar Char"/>
    <w:basedOn w:val="RSCT01TableTitlewithtopbarChar"/>
    <w:link w:val="RSCT02Tabletitlewithouttopbar"/>
    <w:rsid w:val="00B0470A"/>
    <w:rPr>
      <w:rFonts w:eastAsia="Times New Roman" w:cs="Times New Roman"/>
      <w:sz w:val="14"/>
      <w:szCs w:val="20"/>
      <w:lang w:eastAsia="en-GB"/>
    </w:rPr>
  </w:style>
  <w:style w:type="paragraph" w:customStyle="1" w:styleId="RSCR01Footnotestomaintext">
    <w:name w:val="RSC R01 Footnotes to main text"/>
    <w:link w:val="RSCR01FootnotestomaintextChar"/>
    <w:qFormat/>
    <w:rsid w:val="006556AC"/>
    <w:pPr>
      <w:spacing w:line="200" w:lineRule="exact"/>
      <w:jc w:val="both"/>
    </w:pPr>
    <w:rPr>
      <w:bCs/>
      <w:sz w:val="18"/>
      <w:szCs w:val="18"/>
    </w:rPr>
  </w:style>
  <w:style w:type="character" w:customStyle="1" w:styleId="RSCI04CaptiontoFigureSchemeChartChar">
    <w:name w:val="RSC I04 Caption to Figure/Scheme/Chart Char"/>
    <w:basedOn w:val="DefaultParagraphFont"/>
    <w:link w:val="RSCI04CaptiontoFigureSchemeChart"/>
    <w:rsid w:val="006556AC"/>
    <w:rPr>
      <w:bCs/>
      <w:sz w:val="14"/>
      <w:szCs w:val="18"/>
    </w:rPr>
  </w:style>
  <w:style w:type="paragraph" w:customStyle="1" w:styleId="RSCM01ReceivedAccepted">
    <w:name w:val="RSC M01 Received/Accepted"/>
    <w:basedOn w:val="Normal"/>
    <w:link w:val="RSCM01ReceivedAcceptedChar"/>
    <w:qFormat/>
    <w:rsid w:val="004C531E"/>
    <w:pPr>
      <w:spacing w:before="960" w:after="0" w:line="180" w:lineRule="exact"/>
      <w:contextualSpacing/>
    </w:pPr>
    <w:rPr>
      <w:rFonts w:eastAsiaTheme="minorEastAsia"/>
      <w:noProof/>
      <w:sz w:val="14"/>
      <w:szCs w:val="14"/>
      <w:lang w:eastAsia="en-GB"/>
    </w:rPr>
  </w:style>
  <w:style w:type="character" w:customStyle="1" w:styleId="RSCR01FootnotestomaintextChar">
    <w:name w:val="RSC R01 Footnotes to main text Char"/>
    <w:basedOn w:val="RSCI04CaptiontoFigureSchemeChartChar"/>
    <w:link w:val="RSCR01Footnotestomaintext"/>
    <w:rsid w:val="006556AC"/>
    <w:rPr>
      <w:bCs/>
      <w:sz w:val="18"/>
      <w:szCs w:val="18"/>
    </w:rPr>
  </w:style>
  <w:style w:type="paragraph" w:customStyle="1" w:styleId="RSCM02DOI">
    <w:name w:val="RSC M02 DOI"/>
    <w:basedOn w:val="Normal"/>
    <w:link w:val="RSCM02DOIChar"/>
    <w:qFormat/>
    <w:rsid w:val="004C531E"/>
    <w:pPr>
      <w:spacing w:before="180" w:after="0" w:line="180" w:lineRule="exact"/>
    </w:pPr>
    <w:rPr>
      <w:sz w:val="14"/>
      <w:szCs w:val="14"/>
    </w:rPr>
  </w:style>
  <w:style w:type="character" w:customStyle="1" w:styleId="RSCM01ReceivedAcceptedChar">
    <w:name w:val="RSC M01 Received/Accepted Char"/>
    <w:basedOn w:val="DefaultParagraphFont"/>
    <w:link w:val="RSCM01ReceivedAccepted"/>
    <w:rsid w:val="004C531E"/>
    <w:rPr>
      <w:rFonts w:eastAsiaTheme="minorEastAsia"/>
      <w:noProof/>
      <w:sz w:val="14"/>
      <w:szCs w:val="14"/>
      <w:lang w:eastAsia="en-GB"/>
    </w:rPr>
  </w:style>
  <w:style w:type="paragraph" w:customStyle="1" w:styleId="RSCM03Website">
    <w:name w:val="RSC M03 Website"/>
    <w:basedOn w:val="Normal"/>
    <w:link w:val="RSCM03WebsiteChar"/>
    <w:qFormat/>
    <w:rsid w:val="004C531E"/>
    <w:pPr>
      <w:spacing w:line="400" w:lineRule="exact"/>
    </w:pPr>
    <w:rPr>
      <w:b/>
      <w:sz w:val="14"/>
      <w:szCs w:val="14"/>
    </w:rPr>
  </w:style>
  <w:style w:type="character" w:customStyle="1" w:styleId="RSCM02DOIChar">
    <w:name w:val="RSC M02 DOI Char"/>
    <w:basedOn w:val="DefaultParagraphFont"/>
    <w:link w:val="RSCM02DOI"/>
    <w:rsid w:val="004C531E"/>
    <w:rPr>
      <w:sz w:val="14"/>
      <w:szCs w:val="14"/>
    </w:rPr>
  </w:style>
  <w:style w:type="paragraph" w:customStyle="1" w:styleId="RSCB05AHeadingSection-standalone">
    <w:name w:val="RSC B05 A Heading (Section - stand alone)"/>
    <w:link w:val="RSCB05AHeadingSection-standaloneChar"/>
    <w:qFormat/>
    <w:rsid w:val="00EF6BD4"/>
    <w:pPr>
      <w:spacing w:before="400" w:after="160" w:line="240" w:lineRule="auto"/>
    </w:pPr>
    <w:rPr>
      <w:rFonts w:cs="Times New Roman"/>
      <w:sz w:val="24"/>
    </w:rPr>
  </w:style>
  <w:style w:type="character" w:customStyle="1" w:styleId="RSCM03WebsiteChar">
    <w:name w:val="RSC M03 Website Char"/>
    <w:basedOn w:val="DefaultParagraphFont"/>
    <w:link w:val="RSCM03Website"/>
    <w:rsid w:val="004C531E"/>
    <w:rPr>
      <w:b/>
      <w:sz w:val="14"/>
      <w:szCs w:val="14"/>
    </w:rPr>
  </w:style>
  <w:style w:type="paragraph" w:customStyle="1" w:styleId="RSCB06BHeadingSub-Section">
    <w:name w:val="RSC B06 B Heading (Sub-Section)"/>
    <w:link w:val="RSCB06BHeadingSub-SectionChar"/>
    <w:qFormat/>
    <w:rsid w:val="00EF6BD4"/>
    <w:pPr>
      <w:spacing w:after="80" w:line="240" w:lineRule="exact"/>
    </w:pPr>
    <w:rPr>
      <w:b/>
      <w:sz w:val="18"/>
    </w:rPr>
  </w:style>
  <w:style w:type="character" w:customStyle="1" w:styleId="RSCB05AHeadingSection-standaloneChar">
    <w:name w:val="RSC B05 A Heading (Section - stand alone) Char"/>
    <w:basedOn w:val="RSCH02PaperAuthorsandBylineChar"/>
    <w:link w:val="RSCB05AHeadingSection-standalone"/>
    <w:rsid w:val="00EF6BD4"/>
    <w:rPr>
      <w:rFonts w:cs="Times New Roman"/>
      <w:sz w:val="24"/>
    </w:rPr>
  </w:style>
  <w:style w:type="paragraph" w:customStyle="1" w:styleId="RSCB07BHeadingSub-Section-standalone">
    <w:name w:val="RSC B07 B Heading (Sub-Section - stand alone)"/>
    <w:link w:val="RSCB07BHeadingSub-Section-standaloneChar"/>
    <w:qFormat/>
    <w:rsid w:val="00EF6BD4"/>
    <w:pPr>
      <w:spacing w:before="160" w:after="80" w:line="240" w:lineRule="exact"/>
    </w:pPr>
    <w:rPr>
      <w:b/>
      <w:sz w:val="18"/>
    </w:rPr>
  </w:style>
  <w:style w:type="character" w:customStyle="1" w:styleId="RSCB06BHeadingSub-SectionChar">
    <w:name w:val="RSC B06 B Heading (Sub-Section) Char"/>
    <w:basedOn w:val="DefaultParagraphFont"/>
    <w:link w:val="RSCB06BHeadingSub-Section"/>
    <w:rsid w:val="00EF6BD4"/>
    <w:rPr>
      <w:b/>
      <w:sz w:val="18"/>
    </w:rPr>
  </w:style>
  <w:style w:type="paragraph" w:customStyle="1" w:styleId="RSCB08CHeadingIn-line">
    <w:name w:val="RSC B08 C Heading (In-line)"/>
    <w:link w:val="RSCB08CHeadingIn-lineChar"/>
    <w:qFormat/>
    <w:rsid w:val="00EF6BD4"/>
    <w:pPr>
      <w:spacing w:after="0"/>
    </w:pPr>
    <w:rPr>
      <w:b/>
      <w:sz w:val="18"/>
    </w:rPr>
  </w:style>
  <w:style w:type="character" w:customStyle="1" w:styleId="RSCB07BHeadingSub-Section-standaloneChar">
    <w:name w:val="RSC B07 B Heading (Sub-Section - stand alone) Char"/>
    <w:basedOn w:val="DefaultParagraphFont"/>
    <w:link w:val="RSCB07BHeadingSub-Section-standalone"/>
    <w:rsid w:val="00EF6BD4"/>
    <w:rPr>
      <w:b/>
      <w:sz w:val="18"/>
    </w:rPr>
  </w:style>
  <w:style w:type="character" w:customStyle="1" w:styleId="RSCB08CHeadingIn-lineChar">
    <w:name w:val="RSC B08 C Heading (In-line) Char"/>
    <w:basedOn w:val="DefaultParagraphFont"/>
    <w:link w:val="RSCB08CHeadingIn-line"/>
    <w:rsid w:val="00EF6BD4"/>
    <w:rPr>
      <w:b/>
      <w:sz w:val="18"/>
    </w:rPr>
  </w:style>
  <w:style w:type="paragraph" w:customStyle="1" w:styleId="RSCI05CaptiontoFigureSchemeChartwithbottombar">
    <w:name w:val="RSC I05 Caption to Figure/Scheme/Chart with bottom bar"/>
    <w:link w:val="RSCI05CaptiontoFigureSchemeChartwithbottombarChar"/>
    <w:qFormat/>
    <w:rsid w:val="006556AC"/>
    <w:pPr>
      <w:pBdr>
        <w:bottom w:val="single" w:sz="12" w:space="1" w:color="A6A6A6" w:themeColor="background1" w:themeShade="A6"/>
      </w:pBdr>
      <w:jc w:val="both"/>
    </w:pPr>
    <w:rPr>
      <w:bCs/>
      <w:sz w:val="14"/>
      <w:szCs w:val="18"/>
    </w:rPr>
  </w:style>
  <w:style w:type="character" w:customStyle="1" w:styleId="RSCI05CaptiontoFigureSchemeChartwithbottombarChar">
    <w:name w:val="RSC I05 Caption to Figure/Scheme/Chart with bottom bar Char"/>
    <w:basedOn w:val="RSCI04CaptiontoFigureSchemeChartChar"/>
    <w:link w:val="RSCI05CaptiontoFigureSchemeChartwithbottombar"/>
    <w:rsid w:val="006556AC"/>
    <w:rPr>
      <w:bCs/>
      <w:sz w:val="14"/>
      <w:szCs w:val="18"/>
    </w:rPr>
  </w:style>
  <w:style w:type="paragraph" w:customStyle="1" w:styleId="04AHeading">
    <w:name w:val="04 A Heading"/>
    <w:basedOn w:val="Normal"/>
    <w:next w:val="Normal"/>
    <w:link w:val="04AHeadingChar"/>
    <w:rsid w:val="00FA2DA2"/>
    <w:pPr>
      <w:spacing w:before="240" w:after="120" w:line="240" w:lineRule="auto"/>
    </w:pPr>
    <w:rPr>
      <w:rFonts w:ascii="Calibri" w:eastAsia="Calibri" w:hAnsi="Calibri" w:cs="Times New Roman"/>
      <w:b/>
    </w:rPr>
  </w:style>
  <w:style w:type="character" w:customStyle="1" w:styleId="04AHeadingChar">
    <w:name w:val="04 A Heading Char"/>
    <w:link w:val="04AHeading"/>
    <w:rsid w:val="00FA2DA2"/>
    <w:rPr>
      <w:rFonts w:ascii="Calibri" w:eastAsia="Calibri" w:hAnsi="Calibri" w:cs="Times New Roman"/>
      <w:b/>
    </w:rPr>
  </w:style>
  <w:style w:type="paragraph" w:customStyle="1" w:styleId="08ArticleText">
    <w:name w:val="08 Article Text"/>
    <w:basedOn w:val="Normal"/>
    <w:link w:val="08ArticleTextChar"/>
    <w:rsid w:val="00FA2DA2"/>
    <w:pPr>
      <w:tabs>
        <w:tab w:val="left" w:pos="284"/>
      </w:tabs>
      <w:spacing w:after="0" w:line="240" w:lineRule="exact"/>
      <w:jc w:val="both"/>
    </w:pPr>
    <w:rPr>
      <w:rFonts w:ascii="Times New Roman" w:eastAsia="Calibri" w:hAnsi="Times New Roman" w:cs="Times New Roman"/>
      <w:w w:val="108"/>
      <w:sz w:val="18"/>
      <w:szCs w:val="18"/>
    </w:rPr>
  </w:style>
  <w:style w:type="character" w:customStyle="1" w:styleId="08ArticleTextChar">
    <w:name w:val="08 Article Text Char"/>
    <w:link w:val="08ArticleText"/>
    <w:rsid w:val="00FA2DA2"/>
    <w:rPr>
      <w:rFonts w:ascii="Times New Roman" w:eastAsia="Calibri" w:hAnsi="Times New Roman" w:cs="Times New Roman"/>
      <w:w w:val="108"/>
      <w:sz w:val="18"/>
      <w:szCs w:val="18"/>
    </w:rPr>
  </w:style>
  <w:style w:type="character" w:styleId="FollowedHyperlink">
    <w:name w:val="FollowedHyperlink"/>
    <w:basedOn w:val="DefaultParagraphFont"/>
    <w:uiPriority w:val="99"/>
    <w:semiHidden/>
    <w:unhideWhenUsed/>
    <w:rsid w:val="0024022C"/>
    <w:rPr>
      <w:color w:val="800080" w:themeColor="followedHyperlink"/>
      <w:u w:val="single"/>
    </w:rPr>
  </w:style>
  <w:style w:type="character" w:styleId="CommentReference">
    <w:name w:val="annotation reference"/>
    <w:basedOn w:val="DefaultParagraphFont"/>
    <w:uiPriority w:val="99"/>
    <w:semiHidden/>
    <w:unhideWhenUsed/>
    <w:rsid w:val="0060627E"/>
    <w:rPr>
      <w:sz w:val="16"/>
      <w:szCs w:val="16"/>
    </w:rPr>
  </w:style>
  <w:style w:type="paragraph" w:styleId="CommentText">
    <w:name w:val="annotation text"/>
    <w:basedOn w:val="Normal"/>
    <w:link w:val="CommentTextChar"/>
    <w:uiPriority w:val="99"/>
    <w:semiHidden/>
    <w:unhideWhenUsed/>
    <w:rsid w:val="0060627E"/>
    <w:pPr>
      <w:spacing w:line="240" w:lineRule="auto"/>
    </w:pPr>
    <w:rPr>
      <w:sz w:val="20"/>
      <w:szCs w:val="20"/>
    </w:rPr>
  </w:style>
  <w:style w:type="character" w:customStyle="1" w:styleId="CommentTextChar">
    <w:name w:val="Comment Text Char"/>
    <w:basedOn w:val="DefaultParagraphFont"/>
    <w:link w:val="CommentText"/>
    <w:uiPriority w:val="99"/>
    <w:semiHidden/>
    <w:rsid w:val="0060627E"/>
    <w:rPr>
      <w:sz w:val="20"/>
      <w:szCs w:val="20"/>
    </w:rPr>
  </w:style>
  <w:style w:type="paragraph" w:styleId="CommentSubject">
    <w:name w:val="annotation subject"/>
    <w:basedOn w:val="CommentText"/>
    <w:next w:val="CommentText"/>
    <w:link w:val="CommentSubjectChar"/>
    <w:uiPriority w:val="99"/>
    <w:semiHidden/>
    <w:unhideWhenUsed/>
    <w:rsid w:val="0060627E"/>
    <w:rPr>
      <w:b/>
      <w:bCs/>
    </w:rPr>
  </w:style>
  <w:style w:type="character" w:customStyle="1" w:styleId="CommentSubjectChar">
    <w:name w:val="Comment Subject Char"/>
    <w:basedOn w:val="CommentTextChar"/>
    <w:link w:val="CommentSubject"/>
    <w:uiPriority w:val="99"/>
    <w:semiHidden/>
    <w:rsid w:val="0060627E"/>
    <w:rPr>
      <w:b/>
      <w:bCs/>
      <w:sz w:val="20"/>
      <w:szCs w:val="20"/>
    </w:rPr>
  </w:style>
  <w:style w:type="character" w:styleId="UnresolvedMention">
    <w:name w:val="Unresolved Mention"/>
    <w:basedOn w:val="DefaultParagraphFont"/>
    <w:uiPriority w:val="99"/>
    <w:semiHidden/>
    <w:unhideWhenUsed/>
    <w:rsid w:val="007C42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883697">
      <w:bodyDiv w:val="1"/>
      <w:marLeft w:val="0"/>
      <w:marRight w:val="0"/>
      <w:marTop w:val="0"/>
      <w:marBottom w:val="0"/>
      <w:divBdr>
        <w:top w:val="none" w:sz="0" w:space="0" w:color="auto"/>
        <w:left w:val="none" w:sz="0" w:space="0" w:color="auto"/>
        <w:bottom w:val="none" w:sz="0" w:space="0" w:color="auto"/>
        <w:right w:val="none" w:sz="0" w:space="0" w:color="auto"/>
      </w:divBdr>
    </w:div>
    <w:div w:id="130054262">
      <w:bodyDiv w:val="1"/>
      <w:marLeft w:val="0"/>
      <w:marRight w:val="0"/>
      <w:marTop w:val="0"/>
      <w:marBottom w:val="0"/>
      <w:divBdr>
        <w:top w:val="none" w:sz="0" w:space="0" w:color="auto"/>
        <w:left w:val="none" w:sz="0" w:space="0" w:color="auto"/>
        <w:bottom w:val="none" w:sz="0" w:space="0" w:color="auto"/>
        <w:right w:val="none" w:sz="0" w:space="0" w:color="auto"/>
      </w:divBdr>
    </w:div>
    <w:div w:id="255360505">
      <w:bodyDiv w:val="1"/>
      <w:marLeft w:val="0"/>
      <w:marRight w:val="0"/>
      <w:marTop w:val="0"/>
      <w:marBottom w:val="0"/>
      <w:divBdr>
        <w:top w:val="none" w:sz="0" w:space="0" w:color="auto"/>
        <w:left w:val="none" w:sz="0" w:space="0" w:color="auto"/>
        <w:bottom w:val="none" w:sz="0" w:space="0" w:color="auto"/>
        <w:right w:val="none" w:sz="0" w:space="0" w:color="auto"/>
      </w:divBdr>
    </w:div>
    <w:div w:id="356077340">
      <w:bodyDiv w:val="1"/>
      <w:marLeft w:val="0"/>
      <w:marRight w:val="0"/>
      <w:marTop w:val="0"/>
      <w:marBottom w:val="0"/>
      <w:divBdr>
        <w:top w:val="none" w:sz="0" w:space="0" w:color="auto"/>
        <w:left w:val="none" w:sz="0" w:space="0" w:color="auto"/>
        <w:bottom w:val="none" w:sz="0" w:space="0" w:color="auto"/>
        <w:right w:val="none" w:sz="0" w:space="0" w:color="auto"/>
      </w:divBdr>
    </w:div>
    <w:div w:id="404114518">
      <w:bodyDiv w:val="1"/>
      <w:marLeft w:val="0"/>
      <w:marRight w:val="0"/>
      <w:marTop w:val="0"/>
      <w:marBottom w:val="0"/>
      <w:divBdr>
        <w:top w:val="none" w:sz="0" w:space="0" w:color="auto"/>
        <w:left w:val="none" w:sz="0" w:space="0" w:color="auto"/>
        <w:bottom w:val="none" w:sz="0" w:space="0" w:color="auto"/>
        <w:right w:val="none" w:sz="0" w:space="0" w:color="auto"/>
      </w:divBdr>
    </w:div>
    <w:div w:id="404305591">
      <w:bodyDiv w:val="1"/>
      <w:marLeft w:val="0"/>
      <w:marRight w:val="0"/>
      <w:marTop w:val="0"/>
      <w:marBottom w:val="0"/>
      <w:divBdr>
        <w:top w:val="none" w:sz="0" w:space="0" w:color="auto"/>
        <w:left w:val="none" w:sz="0" w:space="0" w:color="auto"/>
        <w:bottom w:val="none" w:sz="0" w:space="0" w:color="auto"/>
        <w:right w:val="none" w:sz="0" w:space="0" w:color="auto"/>
      </w:divBdr>
    </w:div>
    <w:div w:id="494418786">
      <w:bodyDiv w:val="1"/>
      <w:marLeft w:val="0"/>
      <w:marRight w:val="0"/>
      <w:marTop w:val="0"/>
      <w:marBottom w:val="0"/>
      <w:divBdr>
        <w:top w:val="none" w:sz="0" w:space="0" w:color="auto"/>
        <w:left w:val="none" w:sz="0" w:space="0" w:color="auto"/>
        <w:bottom w:val="none" w:sz="0" w:space="0" w:color="auto"/>
        <w:right w:val="none" w:sz="0" w:space="0" w:color="auto"/>
      </w:divBdr>
    </w:div>
    <w:div w:id="623387460">
      <w:bodyDiv w:val="1"/>
      <w:marLeft w:val="0"/>
      <w:marRight w:val="0"/>
      <w:marTop w:val="0"/>
      <w:marBottom w:val="0"/>
      <w:divBdr>
        <w:top w:val="none" w:sz="0" w:space="0" w:color="auto"/>
        <w:left w:val="none" w:sz="0" w:space="0" w:color="auto"/>
        <w:bottom w:val="none" w:sz="0" w:space="0" w:color="auto"/>
        <w:right w:val="none" w:sz="0" w:space="0" w:color="auto"/>
      </w:divBdr>
    </w:div>
    <w:div w:id="710960423">
      <w:bodyDiv w:val="1"/>
      <w:marLeft w:val="0"/>
      <w:marRight w:val="0"/>
      <w:marTop w:val="0"/>
      <w:marBottom w:val="0"/>
      <w:divBdr>
        <w:top w:val="none" w:sz="0" w:space="0" w:color="auto"/>
        <w:left w:val="none" w:sz="0" w:space="0" w:color="auto"/>
        <w:bottom w:val="none" w:sz="0" w:space="0" w:color="auto"/>
        <w:right w:val="none" w:sz="0" w:space="0" w:color="auto"/>
      </w:divBdr>
    </w:div>
    <w:div w:id="776603753">
      <w:bodyDiv w:val="1"/>
      <w:marLeft w:val="0"/>
      <w:marRight w:val="0"/>
      <w:marTop w:val="0"/>
      <w:marBottom w:val="0"/>
      <w:divBdr>
        <w:top w:val="none" w:sz="0" w:space="0" w:color="auto"/>
        <w:left w:val="none" w:sz="0" w:space="0" w:color="auto"/>
        <w:bottom w:val="none" w:sz="0" w:space="0" w:color="auto"/>
        <w:right w:val="none" w:sz="0" w:space="0" w:color="auto"/>
      </w:divBdr>
    </w:div>
    <w:div w:id="833884671">
      <w:bodyDiv w:val="1"/>
      <w:marLeft w:val="0"/>
      <w:marRight w:val="0"/>
      <w:marTop w:val="0"/>
      <w:marBottom w:val="0"/>
      <w:divBdr>
        <w:top w:val="none" w:sz="0" w:space="0" w:color="auto"/>
        <w:left w:val="none" w:sz="0" w:space="0" w:color="auto"/>
        <w:bottom w:val="none" w:sz="0" w:space="0" w:color="auto"/>
        <w:right w:val="none" w:sz="0" w:space="0" w:color="auto"/>
      </w:divBdr>
    </w:div>
    <w:div w:id="1056196653">
      <w:bodyDiv w:val="1"/>
      <w:marLeft w:val="0"/>
      <w:marRight w:val="0"/>
      <w:marTop w:val="0"/>
      <w:marBottom w:val="0"/>
      <w:divBdr>
        <w:top w:val="none" w:sz="0" w:space="0" w:color="auto"/>
        <w:left w:val="none" w:sz="0" w:space="0" w:color="auto"/>
        <w:bottom w:val="none" w:sz="0" w:space="0" w:color="auto"/>
        <w:right w:val="none" w:sz="0" w:space="0" w:color="auto"/>
      </w:divBdr>
    </w:div>
    <w:div w:id="1325475318">
      <w:bodyDiv w:val="1"/>
      <w:marLeft w:val="0"/>
      <w:marRight w:val="0"/>
      <w:marTop w:val="0"/>
      <w:marBottom w:val="0"/>
      <w:divBdr>
        <w:top w:val="none" w:sz="0" w:space="0" w:color="auto"/>
        <w:left w:val="none" w:sz="0" w:space="0" w:color="auto"/>
        <w:bottom w:val="none" w:sz="0" w:space="0" w:color="auto"/>
        <w:right w:val="none" w:sz="0" w:space="0" w:color="auto"/>
      </w:divBdr>
    </w:div>
    <w:div w:id="1380132816">
      <w:bodyDiv w:val="1"/>
      <w:marLeft w:val="0"/>
      <w:marRight w:val="0"/>
      <w:marTop w:val="0"/>
      <w:marBottom w:val="0"/>
      <w:divBdr>
        <w:top w:val="none" w:sz="0" w:space="0" w:color="auto"/>
        <w:left w:val="none" w:sz="0" w:space="0" w:color="auto"/>
        <w:bottom w:val="none" w:sz="0" w:space="0" w:color="auto"/>
        <w:right w:val="none" w:sz="0" w:space="0" w:color="auto"/>
      </w:divBdr>
    </w:div>
    <w:div w:id="1409107844">
      <w:bodyDiv w:val="1"/>
      <w:marLeft w:val="0"/>
      <w:marRight w:val="0"/>
      <w:marTop w:val="0"/>
      <w:marBottom w:val="0"/>
      <w:divBdr>
        <w:top w:val="none" w:sz="0" w:space="0" w:color="auto"/>
        <w:left w:val="none" w:sz="0" w:space="0" w:color="auto"/>
        <w:bottom w:val="none" w:sz="0" w:space="0" w:color="auto"/>
        <w:right w:val="none" w:sz="0" w:space="0" w:color="auto"/>
      </w:divBdr>
    </w:div>
    <w:div w:id="1604457870">
      <w:bodyDiv w:val="1"/>
      <w:marLeft w:val="0"/>
      <w:marRight w:val="0"/>
      <w:marTop w:val="0"/>
      <w:marBottom w:val="0"/>
      <w:divBdr>
        <w:top w:val="none" w:sz="0" w:space="0" w:color="auto"/>
        <w:left w:val="none" w:sz="0" w:space="0" w:color="auto"/>
        <w:bottom w:val="none" w:sz="0" w:space="0" w:color="auto"/>
        <w:right w:val="none" w:sz="0" w:space="0" w:color="auto"/>
      </w:divBdr>
    </w:div>
    <w:div w:id="2098672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rsc.org/journals-books-databases/author-and-reviewer-hub/authors-information/prepare-and-format/article-templates/" TargetMode="External"/><Relationship Id="rId3" Type="http://schemas.openxmlformats.org/officeDocument/2006/relationships/customXml" Target="../customXml/item3.xml"/><Relationship Id="rId21" Type="http://schemas.openxmlformats.org/officeDocument/2006/relationships/hyperlink" Target="https://www.rsc.org/journals-books-databases/author-and-reviewer-hub/authors-information/prepare-and-format/data-sharing/"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www.rsc.org/journals-books-databases/author-and-reviewer-hub/authors-information/prepare-and-format/article-template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rsc.org/journals-books-databases/journal-authors-reviewers/author-responsibiliti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credit.niso.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rsc.org/news-events/articles/2020/jun/rsc-signs-dora/"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e3c562f-56b0-4bc9-96c8-d04b09868558">
      <Value>11</Value>
      <Value>10</Value>
      <Value>9</Value>
      <Value>8</Value>
      <Value>7</Value>
      <Value>6</Value>
      <Value>5</Value>
      <Value>4</Value>
      <Value>1</Value>
    </TaxCatchAll>
    <b9de0c3256d748e284af5b40895c1451 xmlns="a2ef05a3-fee0-49c9-a492-2c2ec69eb4a5">
      <Terms xmlns="http://schemas.microsoft.com/office/infopath/2007/PartnerControls">
        <TermInfo xmlns="http://schemas.microsoft.com/office/infopath/2007/PartnerControls">
          <TermName xmlns="http://schemas.microsoft.com/office/infopath/2007/PartnerControls">N/A</TermName>
          <TermId xmlns="http://schemas.microsoft.com/office/infopath/2007/PartnerControls">b4fe4f73-f63e-4711-ad0a-caaaccd24edf</TermId>
        </TermInfo>
      </Terms>
    </b9de0c3256d748e284af5b40895c1451>
    <d5ec952c3671439b9c1b97dc2ac5212f xmlns="a2ef05a3-fee0-49c9-a492-2c2ec69eb4a5">
      <Terms xmlns="http://schemas.microsoft.com/office/infopath/2007/PartnerControls">
        <TermInfo xmlns="http://schemas.microsoft.com/office/infopath/2007/PartnerControls">
          <TermName xmlns="http://schemas.microsoft.com/office/infopath/2007/PartnerControls">Author Guidelines</TermName>
          <TermId xmlns="http://schemas.microsoft.com/office/infopath/2007/PartnerControls">8231e1d6-cd77-4e5a-8380-d61031224faf</TermId>
        </TermInfo>
        <TermInfo xmlns="http://schemas.microsoft.com/office/infopath/2007/PartnerControls">
          <TermName xmlns="http://schemas.microsoft.com/office/infopath/2007/PartnerControls">Author Tools</TermName>
          <TermId xmlns="http://schemas.microsoft.com/office/infopath/2007/PartnerControls">1181a1b6-fe7a-46ec-84b5-025f763c2335</TermId>
        </TermInfo>
        <TermInfo xmlns="http://schemas.microsoft.com/office/infopath/2007/PartnerControls">
          <TermName xmlns="http://schemas.microsoft.com/office/infopath/2007/PartnerControls">Template</TermName>
          <TermId xmlns="http://schemas.microsoft.com/office/infopath/2007/PartnerControls">774d93f7-1c5d-4075-8a95-17d326489881</TermId>
        </TermInfo>
      </Terms>
    </d5ec952c3671439b9c1b97dc2ac5212f>
    <n7b504db7a1f4121af62d7dde2f43036 xmlns="a2ef05a3-fee0-49c9-a492-2c2ec69eb4a5">
      <Terms xmlns="http://schemas.microsoft.com/office/infopath/2007/PartnerControls">
        <TermInfo xmlns="http://schemas.microsoft.com/office/infopath/2007/PartnerControls">
          <TermName xmlns="http://schemas.microsoft.com/office/infopath/2007/PartnerControls">Customer Services</TermName>
          <TermId xmlns="http://schemas.microsoft.com/office/infopath/2007/PartnerControls">579ec75a-dccf-44af-bbab-8c96b62892e9</TermId>
        </TermInfo>
        <TermInfo xmlns="http://schemas.microsoft.com/office/infopath/2007/PartnerControls">
          <TermName xmlns="http://schemas.microsoft.com/office/infopath/2007/PartnerControls">Publishing Services ＆ Production</TermName>
          <TermId xmlns="http://schemas.microsoft.com/office/infopath/2007/PartnerControls">6f7264d0-f1c5-42c7-b4b9-18e2de072fa6</TermId>
        </TermInfo>
        <TermInfo xmlns="http://schemas.microsoft.com/office/infopath/2007/PartnerControls">
          <TermName xmlns="http://schemas.microsoft.com/office/infopath/2007/PartnerControls">Publishing</TermName>
          <TermId xmlns="http://schemas.microsoft.com/office/infopath/2007/PartnerControls">604eaa1d-c935-4669-9db2-d0d43dd0d56d</TermId>
        </TermInfo>
      </Terms>
    </n7b504db7a1f4121af62d7dde2f43036>
    <b569b86bd8fd46f693512e8bddacb3f6 xmlns="a2ef05a3-fee0-49c9-a492-2c2ec69eb4a5">
      <Terms xmlns="http://schemas.microsoft.com/office/infopath/2007/PartnerControls">
        <TermInfo xmlns="http://schemas.microsoft.com/office/infopath/2007/PartnerControls">
          <TermName xmlns="http://schemas.microsoft.com/office/infopath/2007/PartnerControls">Working Document</TermName>
          <TermId xmlns="http://schemas.microsoft.com/office/infopath/2007/PartnerControls">696c1007-705c-41d8-8b13-531cfe1f8942</TermId>
        </TermInfo>
      </Terms>
    </b569b86bd8fd46f693512e8bddacb3f6>
    <i10d55677a0f46eeb3909f8b19131c80 xmlns="a2ef05a3-fee0-49c9-a492-2c2ec69eb4a5">
      <Terms xmlns="http://schemas.microsoft.com/office/infopath/2007/PartnerControls">
        <TermInfo xmlns="http://schemas.microsoft.com/office/infopath/2007/PartnerControls">
          <TermName xmlns="http://schemas.microsoft.com/office/infopath/2007/PartnerControls">Article Templates</TermName>
          <TermId xmlns="http://schemas.microsoft.com/office/infopath/2007/PartnerControls">32dd7b2f-9ba3-4828-9c8d-296ef6ce368b</TermId>
        </TermInfo>
      </Terms>
    </i10d55677a0f46eeb3909f8b19131c80>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0F82D2610BF7D4CA3226E81B5B10067" ma:contentTypeVersion="14" ma:contentTypeDescription="Create a new document." ma:contentTypeScope="" ma:versionID="c88f31408ff563777308cd8bd2bd6a79">
  <xsd:schema xmlns:xsd="http://www.w3.org/2001/XMLSchema" xmlns:xs="http://www.w3.org/2001/XMLSchema" xmlns:p="http://schemas.microsoft.com/office/2006/metadata/properties" xmlns:ns2="a2ef05a3-fee0-49c9-a492-2c2ec69eb4a5" xmlns:ns3="9e3c562f-56b0-4bc9-96c8-d04b09868558" targetNamespace="http://schemas.microsoft.com/office/2006/metadata/properties" ma:root="true" ma:fieldsID="b98c3b4435b5238a3f70b5c690be5460" ns2:_="" ns3:_="">
    <xsd:import namespace="a2ef05a3-fee0-49c9-a492-2c2ec69eb4a5"/>
    <xsd:import namespace="9e3c562f-56b0-4bc9-96c8-d04b09868558"/>
    <xsd:element name="properties">
      <xsd:complexType>
        <xsd:sequence>
          <xsd:element name="documentManagement">
            <xsd:complexType>
              <xsd:all>
                <xsd:element ref="ns2:n7b504db7a1f4121af62d7dde2f43036" minOccurs="0"/>
                <xsd:element ref="ns3:TaxCatchAll" minOccurs="0"/>
                <xsd:element ref="ns2:b569b86bd8fd46f693512e8bddacb3f6" minOccurs="0"/>
                <xsd:element ref="ns2:b9de0c3256d748e284af5b40895c1451" minOccurs="0"/>
                <xsd:element ref="ns2:i10d55677a0f46eeb3909f8b19131c80" minOccurs="0"/>
                <xsd:element ref="ns2:d5ec952c3671439b9c1b97dc2ac5212f"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f05a3-fee0-49c9-a492-2c2ec69eb4a5" elementFormDefault="qualified">
    <xsd:import namespace="http://schemas.microsoft.com/office/2006/documentManagement/types"/>
    <xsd:import namespace="http://schemas.microsoft.com/office/infopath/2007/PartnerControls"/>
    <xsd:element name="n7b504db7a1f4121af62d7dde2f43036" ma:index="9" ma:taxonomy="true" ma:internalName="n7b504db7a1f4121af62d7dde2f43036" ma:taxonomyFieldName="Directorate_x002f_Team_x002f_Function" ma:displayName="Directorate/Team/Function" ma:default="" ma:fieldId="{77b504db-7a1f-4121-af62-d7dde2f43036}" ma:taxonomyMulti="true" ma:sspId="acd698d5-2c6c-40f3-87af-cb5c6c865f62" ma:termSetId="6f21a7af-7e80-4763-b0f3-f88080127d59" ma:anchorId="00000000-0000-0000-0000-000000000000" ma:open="false" ma:isKeyword="false">
      <xsd:complexType>
        <xsd:sequence>
          <xsd:element ref="pc:Terms" minOccurs="0" maxOccurs="1"/>
        </xsd:sequence>
      </xsd:complexType>
    </xsd:element>
    <xsd:element name="b569b86bd8fd46f693512e8bddacb3f6" ma:index="12" ma:taxonomy="true" ma:internalName="b569b86bd8fd46f693512e8bddacb3f6" ma:taxonomyFieldName="Document_x0020_Type" ma:displayName="Document Type" ma:default="" ma:fieldId="{b569b86b-d8fd-46f6-9351-2e8bddacb3f6}" ma:taxonomyMulti="true" ma:sspId="acd698d5-2c6c-40f3-87af-cb5c6c865f62" ma:termSetId="0e861dca-3791-4471-a8b5-1ac06fdd1e89" ma:anchorId="00000000-0000-0000-0000-000000000000" ma:open="false" ma:isKeyword="false">
      <xsd:complexType>
        <xsd:sequence>
          <xsd:element ref="pc:Terms" minOccurs="0" maxOccurs="1"/>
        </xsd:sequence>
      </xsd:complexType>
    </xsd:element>
    <xsd:element name="b9de0c3256d748e284af5b40895c1451" ma:index="14" ma:taxonomy="true" ma:internalName="b9de0c3256d748e284af5b40895c1451" ma:taxonomyFieldName="Platform_x002f_Software" ma:displayName="Platform/Software" ma:default="" ma:fieldId="{b9de0c32-56d7-48e2-84af-5b40895c1451}" ma:taxonomyMulti="true" ma:sspId="acd698d5-2c6c-40f3-87af-cb5c6c865f62" ma:termSetId="5ec93098-1380-4d9d-a407-4f2fa6590381" ma:anchorId="00000000-0000-0000-0000-000000000000" ma:open="false" ma:isKeyword="false">
      <xsd:complexType>
        <xsd:sequence>
          <xsd:element ref="pc:Terms" minOccurs="0" maxOccurs="1"/>
        </xsd:sequence>
      </xsd:complexType>
    </xsd:element>
    <xsd:element name="i10d55677a0f46eeb3909f8b19131c80" ma:index="16" ma:taxonomy="true" ma:internalName="i10d55677a0f46eeb3909f8b19131c80" ma:taxonomyFieldName="Project_x002f_Product" ma:displayName="Project/Product" ma:default="" ma:fieldId="{210d5567-7a0f-46ee-b390-9f8b19131c80}" ma:taxonomyMulti="true" ma:sspId="acd698d5-2c6c-40f3-87af-cb5c6c865f62" ma:termSetId="b5afdfc8-a30d-4e9f-963f-82651d355fa4" ma:anchorId="00000000-0000-0000-0000-000000000000" ma:open="false" ma:isKeyword="false">
      <xsd:complexType>
        <xsd:sequence>
          <xsd:element ref="pc:Terms" minOccurs="0" maxOccurs="1"/>
        </xsd:sequence>
      </xsd:complexType>
    </xsd:element>
    <xsd:element name="d5ec952c3671439b9c1b97dc2ac5212f" ma:index="18" ma:taxonomy="true" ma:internalName="d5ec952c3671439b9c1b97dc2ac5212f" ma:taxonomyFieldName="Watchword" ma:displayName="Watchword" ma:default="" ma:fieldId="{d5ec952c-3671-439b-9c1b-97dc2ac5212f}" ma:taxonomyMulti="true" ma:sspId="acd698d5-2c6c-40f3-87af-cb5c6c865f62" ma:termSetId="1f8212ee-fa5e-40cf-a106-3e9510d6c62d" ma:anchorId="00000000-0000-0000-0000-000000000000" ma:open="false" ma:isKeyword="false">
      <xsd:complexType>
        <xsd:sequence>
          <xsd:element ref="pc:Terms" minOccurs="0" maxOccurs="1"/>
        </xsd:sequence>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3c562f-56b0-4bc9-96c8-d04b0986855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7096e26c-5d4b-4c75-862d-1b7659666514}" ma:internalName="TaxCatchAll" ma:showField="CatchAllData" ma:web="9e3c562f-56b0-4bc9-96c8-d04b098685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2883CA-9281-40ED-93D0-EC93493C59B8}">
  <ds:schemaRefs>
    <ds:schemaRef ds:uri="http://schemas.openxmlformats.org/officeDocument/2006/bibliography"/>
  </ds:schemaRefs>
</ds:datastoreItem>
</file>

<file path=customXml/itemProps2.xml><?xml version="1.0" encoding="utf-8"?>
<ds:datastoreItem xmlns:ds="http://schemas.openxmlformats.org/officeDocument/2006/customXml" ds:itemID="{563F03E8-87A9-4767-AADC-45F019FD22A3}">
  <ds:schemaRefs>
    <ds:schemaRef ds:uri="http://schemas.microsoft.com/sharepoint/v3/contenttype/forms"/>
  </ds:schemaRefs>
</ds:datastoreItem>
</file>

<file path=customXml/itemProps3.xml><?xml version="1.0" encoding="utf-8"?>
<ds:datastoreItem xmlns:ds="http://schemas.openxmlformats.org/officeDocument/2006/customXml" ds:itemID="{6FBC3C93-64B1-47FF-A492-D6E36476F588}">
  <ds:schemaRefs>
    <ds:schemaRef ds:uri="http://schemas.microsoft.com/office/2006/metadata/properties"/>
    <ds:schemaRef ds:uri="http://schemas.microsoft.com/office/infopath/2007/PartnerControls"/>
    <ds:schemaRef ds:uri="9e3c562f-56b0-4bc9-96c8-d04b09868558"/>
    <ds:schemaRef ds:uri="a2ef05a3-fee0-49c9-a492-2c2ec69eb4a5"/>
  </ds:schemaRefs>
</ds:datastoreItem>
</file>

<file path=customXml/itemProps4.xml><?xml version="1.0" encoding="utf-8"?>
<ds:datastoreItem xmlns:ds="http://schemas.openxmlformats.org/officeDocument/2006/customXml" ds:itemID="{B46FC71E-285E-4D56-8C28-62D5A0BD62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ef05a3-fee0-49c9-a492-2c2ec69eb4a5"/>
    <ds:schemaRef ds:uri="9e3c562f-56b0-4bc9-96c8-d04b098685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800</TotalTime>
  <Pages>3</Pages>
  <Words>1822</Words>
  <Characters>10392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The Royal Society of Chemistry</Company>
  <LinksUpToDate>false</LinksUpToDate>
  <CharactersWithSpaces>12190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Kate McCallum</dc:creator>
  <cp:lastModifiedBy>Hasan Mansoor (Staff)</cp:lastModifiedBy>
  <cp:revision>40</cp:revision>
  <cp:lastPrinted>2014-10-09T15:34:00Z</cp:lastPrinted>
  <dcterms:created xsi:type="dcterms:W3CDTF">2026-02-12T09:42:00Z</dcterms:created>
  <dcterms:modified xsi:type="dcterms:W3CDTF">2026-07-03T08:32:00Z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0x01010030F82D2610BF7D4CA3226E81B5B10067</vt:lpwstr>
  </property>
  <property fmtid="{D5CDD505-2E9C-101B-9397-08002B2CF9AE}" pid="3" name="Order">
    <vt:r8>37800</vt:r8>
  </property>
  <property fmtid="{D5CDD505-2E9C-101B-9397-08002B2CF9AE}" pid="4" name="_dlc_DocIdItemGuid">
    <vt:lpwstr>e9c4e0c6-ed79-7a07-a63f-6f414f7b386e</vt:lpwstr>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Project/Product">
    <vt:lpwstr>9;#Article Templates|32dd7b2f-9ba3-4828-9c8d-296ef6ce368b</vt:lpwstr>
  </property>
  <property fmtid="{D5CDD505-2E9C-101B-9397-08002B2CF9AE}" pid="12" name="Document_x0020_Type">
    <vt:lpwstr>8;#Working Document|696c1007-705c-41d8-8b13-531cfe1f8942</vt:lpwstr>
  </property>
  <property fmtid="{D5CDD505-2E9C-101B-9397-08002B2CF9AE}" pid="13" name="Directorate/Team/Function">
    <vt:lpwstr>6;#Customer Services|579ec75a-dccf-44af-bbab-8c96b62892e9;#1;#Publishing Services ＆ Production|6f7264d0-f1c5-42c7-b4b9-18e2de072fa6;#7;#Publishing|604eaa1d-c935-4669-9db2-d0d43dd0d56d</vt:lpwstr>
  </property>
  <property fmtid="{D5CDD505-2E9C-101B-9397-08002B2CF9AE}" pid="14" name="Platform_x002f_Software">
    <vt:lpwstr>4;#N/A|b4fe4f73-f63e-4711-ad0a-caaaccd24edf</vt:lpwstr>
  </property>
  <property fmtid="{D5CDD505-2E9C-101B-9397-08002B2CF9AE}" pid="15" name="Watchword">
    <vt:lpwstr>10;#Author Guidelines|8231e1d6-cd77-4e5a-8380-d61031224faf;#5;#Author Tools|1181a1b6-fe7a-46ec-84b5-025f763c2335;#11;#Template|774d93f7-1c5d-4075-8a95-17d326489881</vt:lpwstr>
  </property>
  <property fmtid="{D5CDD505-2E9C-101B-9397-08002B2CF9AE}" pid="16" name="Platform/Software">
    <vt:lpwstr>4;#N/A|b4fe4f73-f63e-4711-ad0a-caaaccd24edf</vt:lpwstr>
  </property>
  <property fmtid="{D5CDD505-2E9C-101B-9397-08002B2CF9AE}" pid="17" name="Project_x002f_Product">
    <vt:lpwstr>9;#Article Templates|32dd7b2f-9ba3-4828-9c8d-296ef6ce368b</vt:lpwstr>
  </property>
  <property fmtid="{D5CDD505-2E9C-101B-9397-08002B2CF9AE}" pid="18" name="Directorate_x002f_Team_x002f_Function">
    <vt:lpwstr>6;#Customer Services|579ec75a-dccf-44af-bbab-8c96b62892e9;#1;#Publishing Services ＆ Production|6f7264d0-f1c5-42c7-b4b9-18e2de072fa6;#7;#Publishing|604eaa1d-c935-4669-9db2-d0d43dd0d56d</vt:lpwstr>
  </property>
  <property fmtid="{D5CDD505-2E9C-101B-9397-08002B2CF9AE}" pid="19" name="Document Type">
    <vt:lpwstr>8;#Working Document|696c1007-705c-41d8-8b13-531cfe1f8942</vt:lpwstr>
  </property>
</Properties>
</file>